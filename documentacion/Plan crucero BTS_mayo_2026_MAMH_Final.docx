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2D900" w14:textId="35B1CC42" w:rsidR="00E66716" w:rsidRPr="00F761BF" w:rsidRDefault="00E66716" w:rsidP="00607F6A">
      <w:pPr>
        <w:jc w:val="both"/>
        <w:rPr>
          <w:rFonts w:ascii="Arial" w:hAnsi="Arial" w:cs="Arial"/>
          <w:sz w:val="32"/>
          <w:szCs w:val="32"/>
        </w:rPr>
      </w:pPr>
      <w:r w:rsidRPr="00F761BF">
        <w:rPr>
          <w:rFonts w:ascii="Arial" w:hAnsi="Arial" w:cs="Arial"/>
          <w:sz w:val="32"/>
          <w:szCs w:val="32"/>
        </w:rPr>
        <w:t>Plan</w:t>
      </w:r>
      <w:r>
        <w:rPr>
          <w:rFonts w:ascii="Arial" w:hAnsi="Arial" w:cs="Arial"/>
          <w:sz w:val="32"/>
          <w:szCs w:val="32"/>
        </w:rPr>
        <w:t xml:space="preserve"> </w:t>
      </w:r>
      <w:r w:rsidRPr="00F761BF">
        <w:rPr>
          <w:rFonts w:ascii="Arial" w:hAnsi="Arial" w:cs="Arial"/>
          <w:sz w:val="32"/>
          <w:szCs w:val="32"/>
        </w:rPr>
        <w:t>de crucero BTS</w:t>
      </w:r>
      <w:r>
        <w:rPr>
          <w:rFonts w:ascii="Arial" w:hAnsi="Arial" w:cs="Arial"/>
          <w:sz w:val="32"/>
          <w:szCs w:val="32"/>
        </w:rPr>
        <w:t>0</w:t>
      </w:r>
      <w:r w:rsidR="003E28AE">
        <w:rPr>
          <w:rFonts w:ascii="Arial" w:hAnsi="Arial" w:cs="Arial"/>
          <w:sz w:val="32"/>
          <w:szCs w:val="32"/>
        </w:rPr>
        <w:t>3</w:t>
      </w:r>
      <w:r w:rsidRPr="00F761BF">
        <w:rPr>
          <w:rFonts w:ascii="Arial" w:hAnsi="Arial" w:cs="Arial"/>
          <w:sz w:val="32"/>
          <w:szCs w:val="32"/>
        </w:rPr>
        <w:t>-2026</w:t>
      </w:r>
    </w:p>
    <w:tbl>
      <w:tblPr>
        <w:tblW w:w="97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4"/>
        <w:gridCol w:w="1850"/>
        <w:gridCol w:w="758"/>
        <w:gridCol w:w="1798"/>
        <w:gridCol w:w="457"/>
        <w:gridCol w:w="3955"/>
      </w:tblGrid>
      <w:tr w:rsidR="00E66716" w:rsidRPr="00F761BF" w14:paraId="1D231AAD" w14:textId="77777777" w:rsidTr="005C319D">
        <w:trPr>
          <w:trHeight w:val="413"/>
          <w:jc w:val="center"/>
        </w:trPr>
        <w:tc>
          <w:tcPr>
            <w:tcW w:w="884" w:type="dxa"/>
            <w:vAlign w:val="center"/>
          </w:tcPr>
          <w:p w14:paraId="0BFBC8D8" w14:textId="77777777" w:rsidR="00E66716" w:rsidRPr="00B1165A" w:rsidRDefault="00E66716" w:rsidP="00607F6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b/>
                <w:snapToGrid w:val="0"/>
                <w:color w:val="000000"/>
              </w:rPr>
            </w:pPr>
            <w:bookmarkStart w:id="0" w:name="_Hlk157415466"/>
          </w:p>
        </w:tc>
        <w:tc>
          <w:tcPr>
            <w:tcW w:w="8818" w:type="dxa"/>
            <w:gridSpan w:val="5"/>
          </w:tcPr>
          <w:p w14:paraId="5554B30D" w14:textId="712DEA0E" w:rsidR="00E66716" w:rsidRPr="00F761BF" w:rsidRDefault="00E66716" w:rsidP="00607F6A">
            <w:pPr>
              <w:jc w:val="both"/>
              <w:rPr>
                <w:rFonts w:ascii="Arial" w:hAnsi="Arial" w:cs="Arial"/>
                <w:b/>
                <w:snapToGrid w:val="0"/>
              </w:rPr>
            </w:pPr>
            <w:r w:rsidRPr="00F761BF">
              <w:rPr>
                <w:rFonts w:ascii="Arial" w:hAnsi="Arial" w:cs="Arial"/>
                <w:b/>
                <w:snapToGrid w:val="0"/>
              </w:rPr>
              <w:t>Nombre del Crucero</w:t>
            </w:r>
            <w:r w:rsidRPr="00F761BF">
              <w:rPr>
                <w:rFonts w:ascii="Arial" w:hAnsi="Arial" w:cs="Arial"/>
                <w:snapToGrid w:val="0"/>
              </w:rPr>
              <w:t xml:space="preserve">: </w:t>
            </w:r>
            <w:r w:rsidRPr="00F761BF">
              <w:rPr>
                <w:rFonts w:ascii="Arial" w:hAnsi="Arial" w:cs="Arial"/>
                <w:b/>
                <w:bCs/>
                <w:snapToGrid w:val="0"/>
              </w:rPr>
              <w:t>BTS</w:t>
            </w:r>
            <w:r>
              <w:rPr>
                <w:rFonts w:ascii="Arial" w:hAnsi="Arial" w:cs="Arial"/>
                <w:b/>
                <w:bCs/>
                <w:snapToGrid w:val="0"/>
              </w:rPr>
              <w:t>0</w:t>
            </w:r>
            <w:r w:rsidR="003E28AE">
              <w:rPr>
                <w:rFonts w:ascii="Arial" w:hAnsi="Arial" w:cs="Arial"/>
                <w:b/>
                <w:bCs/>
                <w:snapToGrid w:val="0"/>
              </w:rPr>
              <w:t>3</w:t>
            </w:r>
            <w:r w:rsidRPr="00F761BF">
              <w:rPr>
                <w:rFonts w:ascii="Arial" w:hAnsi="Arial" w:cs="Arial"/>
                <w:b/>
                <w:bCs/>
                <w:snapToGrid w:val="0"/>
              </w:rPr>
              <w:t>-2026</w:t>
            </w:r>
          </w:p>
          <w:p w14:paraId="2D65D67C" w14:textId="77777777" w:rsidR="00E66716" w:rsidRPr="00F761BF" w:rsidRDefault="00E66716" w:rsidP="00607F6A">
            <w:pPr>
              <w:pStyle w:val="HTMLPreformatted"/>
              <w:jc w:val="both"/>
              <w:rPr>
                <w:rFonts w:ascii="Arial" w:hAnsi="Arial" w:cs="Arial"/>
                <w:b/>
                <w:snapToGrid w:val="0"/>
              </w:rPr>
            </w:pPr>
            <w:r w:rsidRPr="00F761BF">
              <w:rPr>
                <w:rFonts w:ascii="Arial" w:hAnsi="Arial" w:cs="Arial"/>
                <w:b/>
                <w:snapToGrid w:val="0"/>
              </w:rPr>
              <w:t xml:space="preserve">Proyecto: Línea </w:t>
            </w:r>
            <w:r w:rsidRPr="00F761BF">
              <w:rPr>
                <w:rFonts w:ascii="Arial" w:hAnsi="Arial" w:cs="Arial"/>
                <w:b/>
                <w:snapToGrid w:val="0"/>
                <w:lang w:val="es-MX"/>
              </w:rPr>
              <w:t>base marina de la Bahía Todos Santos</w:t>
            </w:r>
          </w:p>
          <w:p w14:paraId="36E227F1" w14:textId="77777777" w:rsidR="00E66716" w:rsidRPr="00F761BF" w:rsidRDefault="00E66716" w:rsidP="00607F6A">
            <w:pPr>
              <w:spacing w:after="0" w:line="240" w:lineRule="auto"/>
              <w:ind w:left="302"/>
              <w:jc w:val="both"/>
              <w:rPr>
                <w:rFonts w:ascii="Arial" w:hAnsi="Arial" w:cs="Arial"/>
                <w:snapToGrid w:val="0"/>
              </w:rPr>
            </w:pPr>
          </w:p>
        </w:tc>
      </w:tr>
      <w:tr w:rsidR="00E66716" w:rsidRPr="00F761BF" w14:paraId="298B5024" w14:textId="77777777" w:rsidTr="005C319D">
        <w:trPr>
          <w:trHeight w:val="1790"/>
          <w:jc w:val="center"/>
        </w:trPr>
        <w:tc>
          <w:tcPr>
            <w:tcW w:w="884" w:type="dxa"/>
            <w:vAlign w:val="center"/>
          </w:tcPr>
          <w:p w14:paraId="66C31552" w14:textId="77777777" w:rsidR="00E66716" w:rsidRPr="00B1165A" w:rsidRDefault="00E66716" w:rsidP="00607F6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b/>
                <w:snapToGrid w:val="0"/>
                <w:color w:val="000000"/>
              </w:rPr>
            </w:pPr>
          </w:p>
        </w:tc>
        <w:tc>
          <w:tcPr>
            <w:tcW w:w="8818" w:type="dxa"/>
            <w:gridSpan w:val="5"/>
          </w:tcPr>
          <w:p w14:paraId="6515C6A6" w14:textId="77777777" w:rsidR="00E66716" w:rsidRDefault="00E66716" w:rsidP="00607F6A">
            <w:pPr>
              <w:pStyle w:val="HTMLPreformatted"/>
              <w:jc w:val="both"/>
              <w:rPr>
                <w:rFonts w:ascii="Arial" w:hAnsi="Arial" w:cs="Arial"/>
                <w:lang w:val="es-MX"/>
              </w:rPr>
            </w:pPr>
            <w:r w:rsidRPr="00F761BF">
              <w:rPr>
                <w:rFonts w:ascii="Arial" w:hAnsi="Arial" w:cs="Arial"/>
                <w:b/>
                <w:snapToGrid w:val="0"/>
              </w:rPr>
              <w:t>Responsable Científico del proyecto</w:t>
            </w:r>
            <w:r w:rsidRPr="00F761BF">
              <w:rPr>
                <w:rFonts w:ascii="Arial" w:hAnsi="Arial" w:cs="Arial"/>
                <w:snapToGrid w:val="0"/>
              </w:rPr>
              <w:t>:</w:t>
            </w:r>
            <w:r w:rsidRPr="00F761BF">
              <w:rPr>
                <w:rFonts w:ascii="Arial" w:hAnsi="Arial" w:cs="Arial"/>
                <w:lang w:val="es-MX"/>
              </w:rPr>
              <w:t xml:space="preserve"> </w:t>
            </w:r>
          </w:p>
          <w:p w14:paraId="0F72C2AC" w14:textId="77777777" w:rsidR="00E66716" w:rsidRPr="00F761BF" w:rsidRDefault="00E66716" w:rsidP="00607F6A">
            <w:pPr>
              <w:pStyle w:val="HTMLPreformatted"/>
              <w:jc w:val="both"/>
              <w:rPr>
                <w:rFonts w:ascii="Arial" w:hAnsi="Arial" w:cs="Arial"/>
              </w:rPr>
            </w:pPr>
          </w:p>
          <w:p w14:paraId="40A2F755" w14:textId="77777777" w:rsidR="00E66716" w:rsidRPr="00F761BF" w:rsidRDefault="00E66716" w:rsidP="00607F6A">
            <w:pPr>
              <w:jc w:val="both"/>
              <w:rPr>
                <w:rFonts w:ascii="Arial" w:hAnsi="Arial" w:cs="Arial"/>
                <w:snapToGrid w:val="0"/>
              </w:rPr>
            </w:pPr>
            <w:r w:rsidRPr="00F761BF">
              <w:rPr>
                <w:rFonts w:ascii="Arial" w:hAnsi="Arial" w:cs="Arial"/>
              </w:rPr>
              <w:t xml:space="preserve">Carretera Ensenada-Tijuana # 3918, Zona Playitas 22860 Ensenada, Baja California, México. e-mail: </w:t>
            </w:r>
            <w:hyperlink r:id="rId5" w:history="1">
              <w:r w:rsidRPr="00F761BF">
                <w:rPr>
                  <w:rStyle w:val="Hyperlink"/>
                  <w:rFonts w:ascii="Arial" w:hAnsi="Arial" w:cs="Arial"/>
                </w:rPr>
                <w:t>@cicese.mx</w:t>
              </w:r>
            </w:hyperlink>
            <w:r w:rsidRPr="00F761BF">
              <w:rPr>
                <w:rFonts w:ascii="Arial" w:hAnsi="Arial" w:cs="Arial"/>
              </w:rPr>
              <w:t xml:space="preserve"> </w:t>
            </w:r>
          </w:p>
          <w:p w14:paraId="46F75038" w14:textId="77777777" w:rsidR="00E66716" w:rsidRPr="00F761BF" w:rsidRDefault="00E66716" w:rsidP="00607F6A">
            <w:pPr>
              <w:jc w:val="both"/>
              <w:rPr>
                <w:rFonts w:ascii="Arial" w:hAnsi="Arial" w:cs="Arial"/>
                <w:b/>
                <w:bCs/>
              </w:rPr>
            </w:pPr>
            <w:r w:rsidRPr="00F761BF">
              <w:rPr>
                <w:rFonts w:ascii="Arial" w:hAnsi="Arial" w:cs="Arial"/>
                <w:b/>
                <w:bCs/>
              </w:rPr>
              <w:t xml:space="preserve">Responsable de la campaña en el mar: </w:t>
            </w:r>
            <w:r>
              <w:rPr>
                <w:rFonts w:ascii="Arial" w:hAnsi="Arial" w:cs="Arial"/>
                <w:b/>
                <w:bCs/>
              </w:rPr>
              <w:t xml:space="preserve">Dr. </w:t>
            </w:r>
            <w:r w:rsidRPr="00F761BF">
              <w:rPr>
                <w:rFonts w:ascii="Arial" w:hAnsi="Arial" w:cs="Arial"/>
                <w:b/>
                <w:bCs/>
              </w:rPr>
              <w:t>Miguel</w:t>
            </w:r>
            <w:r>
              <w:rPr>
                <w:rFonts w:ascii="Arial" w:hAnsi="Arial" w:cs="Arial"/>
                <w:b/>
                <w:bCs/>
              </w:rPr>
              <w:t xml:space="preserve"> A.</w:t>
            </w:r>
            <w:r w:rsidRPr="00F761BF">
              <w:rPr>
                <w:rFonts w:ascii="Arial" w:hAnsi="Arial" w:cs="Arial"/>
                <w:b/>
                <w:bCs/>
              </w:rPr>
              <w:t xml:space="preserve"> Matus Hernández  </w:t>
            </w:r>
          </w:p>
          <w:p w14:paraId="18CD541B" w14:textId="77777777" w:rsidR="00E66716" w:rsidRPr="00F761BF" w:rsidRDefault="00E66716" w:rsidP="00607F6A">
            <w:pPr>
              <w:jc w:val="both"/>
              <w:rPr>
                <w:rFonts w:ascii="Arial" w:hAnsi="Arial" w:cs="Arial"/>
                <w:b/>
                <w:bCs/>
                <w:i/>
                <w:iCs/>
              </w:rPr>
            </w:pPr>
            <w:r w:rsidRPr="00F761BF">
              <w:rPr>
                <w:rFonts w:ascii="Arial" w:hAnsi="Arial" w:cs="Arial"/>
                <w:b/>
                <w:bCs/>
                <w:i/>
                <w:iCs/>
              </w:rPr>
              <w:t>Embarcación: Rigel</w:t>
            </w:r>
          </w:p>
          <w:p w14:paraId="18204888" w14:textId="77777777" w:rsidR="00E66716" w:rsidRPr="00F761BF" w:rsidRDefault="00E66716" w:rsidP="00607F6A">
            <w:pPr>
              <w:jc w:val="both"/>
              <w:rPr>
                <w:rFonts w:ascii="Arial" w:hAnsi="Arial" w:cs="Arial"/>
              </w:rPr>
            </w:pPr>
          </w:p>
        </w:tc>
      </w:tr>
      <w:tr w:rsidR="00E66716" w:rsidRPr="00F761BF" w14:paraId="75382709" w14:textId="77777777" w:rsidTr="005C319D">
        <w:trPr>
          <w:jc w:val="center"/>
        </w:trPr>
        <w:tc>
          <w:tcPr>
            <w:tcW w:w="884" w:type="dxa"/>
            <w:vAlign w:val="center"/>
          </w:tcPr>
          <w:p w14:paraId="608E3A89" w14:textId="77777777" w:rsidR="00E66716" w:rsidRPr="00B1165A" w:rsidRDefault="00E66716" w:rsidP="00607F6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b/>
                <w:snapToGrid w:val="0"/>
                <w:color w:val="000000"/>
              </w:rPr>
            </w:pPr>
          </w:p>
        </w:tc>
        <w:tc>
          <w:tcPr>
            <w:tcW w:w="8818" w:type="dxa"/>
            <w:gridSpan w:val="5"/>
          </w:tcPr>
          <w:p w14:paraId="4B688238" w14:textId="2DE70B2C" w:rsidR="00E66716" w:rsidRPr="00F761BF" w:rsidRDefault="00E66716" w:rsidP="00607F6A">
            <w:pPr>
              <w:jc w:val="both"/>
              <w:rPr>
                <w:rFonts w:ascii="Arial" w:hAnsi="Arial" w:cs="Arial"/>
                <w:snapToGrid w:val="0"/>
              </w:rPr>
            </w:pPr>
            <w:r w:rsidRPr="00F761BF">
              <w:rPr>
                <w:rFonts w:ascii="Arial" w:hAnsi="Arial" w:cs="Arial"/>
                <w:b/>
                <w:snapToGrid w:val="0"/>
              </w:rPr>
              <w:t>Fecha de salida</w:t>
            </w:r>
            <w:r w:rsidRPr="00F761BF">
              <w:rPr>
                <w:rFonts w:ascii="Arial" w:hAnsi="Arial" w:cs="Arial"/>
                <w:snapToGrid w:val="0"/>
              </w:rPr>
              <w:t xml:space="preserve">: </w:t>
            </w:r>
            <w:r w:rsidR="003E28AE">
              <w:rPr>
                <w:rFonts w:ascii="Arial" w:hAnsi="Arial" w:cs="Arial"/>
                <w:snapToGrid w:val="0"/>
              </w:rPr>
              <w:t>28 de mayo de 2026</w:t>
            </w:r>
          </w:p>
          <w:p w14:paraId="03588021" w14:textId="77777777" w:rsidR="00E66716" w:rsidRPr="00BB10E2" w:rsidRDefault="00E66716" w:rsidP="00607F6A">
            <w:pPr>
              <w:jc w:val="both"/>
              <w:rPr>
                <w:rFonts w:ascii="Arial" w:hAnsi="Arial" w:cs="Arial"/>
                <w:b/>
                <w:snapToGrid w:val="0"/>
              </w:rPr>
            </w:pPr>
            <w:r w:rsidRPr="00F761BF">
              <w:rPr>
                <w:rFonts w:ascii="Arial" w:hAnsi="Arial" w:cs="Arial"/>
                <w:b/>
                <w:snapToGrid w:val="0"/>
              </w:rPr>
              <w:t xml:space="preserve">Hora de salida: </w:t>
            </w:r>
            <w:r w:rsidRPr="00F761BF">
              <w:rPr>
                <w:rFonts w:ascii="Arial" w:hAnsi="Arial" w:cs="Arial"/>
                <w:bCs/>
                <w:snapToGrid w:val="0"/>
              </w:rPr>
              <w:t>06:00 (Oceanología CICESE)</w:t>
            </w:r>
          </w:p>
        </w:tc>
      </w:tr>
      <w:tr w:rsidR="00E66716" w:rsidRPr="00F761BF" w14:paraId="37E5630E" w14:textId="77777777" w:rsidTr="005C319D">
        <w:trPr>
          <w:jc w:val="center"/>
        </w:trPr>
        <w:tc>
          <w:tcPr>
            <w:tcW w:w="884" w:type="dxa"/>
            <w:vAlign w:val="center"/>
          </w:tcPr>
          <w:p w14:paraId="063E7531" w14:textId="77777777" w:rsidR="00E66716" w:rsidRPr="00B1165A" w:rsidRDefault="00E66716" w:rsidP="00607F6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b/>
                <w:snapToGrid w:val="0"/>
                <w:color w:val="000000"/>
              </w:rPr>
            </w:pPr>
          </w:p>
        </w:tc>
        <w:tc>
          <w:tcPr>
            <w:tcW w:w="8818" w:type="dxa"/>
            <w:gridSpan w:val="5"/>
          </w:tcPr>
          <w:p w14:paraId="25228217" w14:textId="77777777" w:rsidR="00E66716" w:rsidRPr="00F761BF" w:rsidRDefault="00E66716" w:rsidP="00607F6A">
            <w:pPr>
              <w:jc w:val="both"/>
              <w:rPr>
                <w:rFonts w:ascii="Arial" w:hAnsi="Arial" w:cs="Arial"/>
              </w:rPr>
            </w:pPr>
            <w:r w:rsidRPr="00F761BF">
              <w:rPr>
                <w:rFonts w:ascii="Arial" w:hAnsi="Arial" w:cs="Arial"/>
                <w:b/>
                <w:snapToGrid w:val="0"/>
              </w:rPr>
              <w:t>Área de operaciones</w:t>
            </w:r>
            <w:r w:rsidRPr="00F761BF">
              <w:rPr>
                <w:rFonts w:ascii="Arial" w:hAnsi="Arial" w:cs="Arial"/>
                <w:snapToGrid w:val="0"/>
              </w:rPr>
              <w:t xml:space="preserve">: </w:t>
            </w:r>
            <w:r w:rsidRPr="00F761BF">
              <w:rPr>
                <w:rFonts w:ascii="Arial" w:hAnsi="Arial" w:cs="Arial"/>
              </w:rPr>
              <w:t xml:space="preserve">Bahía de Todos Santos, Baja California (fig. 1) </w:t>
            </w:r>
          </w:p>
        </w:tc>
      </w:tr>
      <w:tr w:rsidR="00E66716" w:rsidRPr="00F761BF" w14:paraId="7009562C" w14:textId="77777777" w:rsidTr="005C319D">
        <w:trPr>
          <w:jc w:val="center"/>
        </w:trPr>
        <w:tc>
          <w:tcPr>
            <w:tcW w:w="884" w:type="dxa"/>
            <w:vAlign w:val="center"/>
          </w:tcPr>
          <w:p w14:paraId="7615DA7D" w14:textId="77777777" w:rsidR="00E66716" w:rsidRPr="00B1165A" w:rsidRDefault="00E66716" w:rsidP="00607F6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b/>
                <w:snapToGrid w:val="0"/>
                <w:color w:val="000000"/>
              </w:rPr>
            </w:pPr>
          </w:p>
        </w:tc>
        <w:tc>
          <w:tcPr>
            <w:tcW w:w="8818" w:type="dxa"/>
            <w:gridSpan w:val="5"/>
          </w:tcPr>
          <w:p w14:paraId="3F6BD569" w14:textId="77777777" w:rsidR="00E66716" w:rsidRPr="00F761BF" w:rsidRDefault="00E66716" w:rsidP="00607F6A">
            <w:pPr>
              <w:jc w:val="both"/>
              <w:rPr>
                <w:rFonts w:ascii="Arial" w:hAnsi="Arial" w:cs="Arial"/>
                <w:snapToGrid w:val="0"/>
              </w:rPr>
            </w:pPr>
            <w:r w:rsidRPr="00F761BF">
              <w:rPr>
                <w:rFonts w:ascii="Arial" w:hAnsi="Arial" w:cs="Arial"/>
                <w:b/>
                <w:snapToGrid w:val="0"/>
              </w:rPr>
              <w:t>Puertos a utilizar</w:t>
            </w:r>
            <w:r w:rsidRPr="00F761BF">
              <w:rPr>
                <w:rFonts w:ascii="Arial" w:hAnsi="Arial" w:cs="Arial"/>
                <w:snapToGrid w:val="0"/>
              </w:rPr>
              <w:t xml:space="preserve">: </w:t>
            </w:r>
          </w:p>
          <w:p w14:paraId="26E6FB7B" w14:textId="77777777" w:rsidR="00E66716" w:rsidRPr="00F761BF" w:rsidRDefault="00E66716" w:rsidP="00607F6A">
            <w:pPr>
              <w:jc w:val="both"/>
              <w:rPr>
                <w:rFonts w:ascii="Arial" w:hAnsi="Arial" w:cs="Arial"/>
                <w:snapToGrid w:val="0"/>
              </w:rPr>
            </w:pPr>
            <w:r w:rsidRPr="00F761BF">
              <w:rPr>
                <w:rFonts w:ascii="Arial" w:hAnsi="Arial" w:cs="Arial"/>
                <w:i/>
                <w:snapToGrid w:val="0"/>
              </w:rPr>
              <w:t>Embarque</w:t>
            </w:r>
            <w:r w:rsidRPr="00F761BF">
              <w:rPr>
                <w:rFonts w:ascii="Arial" w:hAnsi="Arial" w:cs="Arial"/>
                <w:snapToGrid w:val="0"/>
              </w:rPr>
              <w:t>:</w:t>
            </w:r>
            <w:r w:rsidRPr="00F761BF">
              <w:rPr>
                <w:rFonts w:ascii="Arial" w:hAnsi="Arial" w:cs="Arial"/>
              </w:rPr>
              <w:t xml:space="preserve"> </w:t>
            </w:r>
            <w:r w:rsidRPr="00F761BF">
              <w:rPr>
                <w:rFonts w:ascii="Arial" w:hAnsi="Arial" w:cs="Arial"/>
                <w:snapToGrid w:val="0"/>
              </w:rPr>
              <w:t>Puerto El Sauzal</w:t>
            </w:r>
          </w:p>
          <w:p w14:paraId="5A7D49B8" w14:textId="416A67E5" w:rsidR="0044342A" w:rsidRDefault="0044342A" w:rsidP="00607F6A">
            <w:pPr>
              <w:jc w:val="both"/>
              <w:rPr>
                <w:rFonts w:ascii="Arial" w:hAnsi="Arial" w:cs="Arial"/>
                <w:snapToGrid w:val="0"/>
              </w:rPr>
            </w:pPr>
            <w:r w:rsidRPr="00F761BF">
              <w:rPr>
                <w:rFonts w:ascii="Arial" w:hAnsi="Arial" w:cs="Arial"/>
                <w:snapToGrid w:val="0"/>
              </w:rPr>
              <w:t xml:space="preserve">Descarga de muestras: Coral y Marina </w:t>
            </w:r>
          </w:p>
          <w:p w14:paraId="064A6B77" w14:textId="13820910" w:rsidR="00E66716" w:rsidRPr="00F761BF" w:rsidRDefault="0044342A" w:rsidP="00607F6A">
            <w:pPr>
              <w:jc w:val="both"/>
              <w:rPr>
                <w:rFonts w:ascii="Arial" w:hAnsi="Arial" w:cs="Arial"/>
                <w:snapToGrid w:val="0"/>
              </w:rPr>
            </w:pPr>
            <w:r w:rsidRPr="007D51CE">
              <w:rPr>
                <w:rFonts w:ascii="Arial" w:hAnsi="Arial" w:cs="Arial"/>
                <w:i/>
                <w:iCs/>
                <w:snapToGrid w:val="0"/>
              </w:rPr>
              <w:t>Desembarque</w:t>
            </w:r>
            <w:r>
              <w:rPr>
                <w:rFonts w:ascii="Arial" w:hAnsi="Arial" w:cs="Arial"/>
                <w:snapToGrid w:val="0"/>
              </w:rPr>
              <w:t xml:space="preserve">: </w:t>
            </w:r>
            <w:r w:rsidRPr="00F761BF">
              <w:rPr>
                <w:rFonts w:ascii="Arial" w:hAnsi="Arial" w:cs="Arial"/>
                <w:snapToGrid w:val="0"/>
              </w:rPr>
              <w:t>Puerto El Sauzal</w:t>
            </w:r>
          </w:p>
        </w:tc>
      </w:tr>
      <w:tr w:rsidR="00E66716" w:rsidRPr="00F761BF" w14:paraId="1AD6F020" w14:textId="77777777" w:rsidTr="005C319D">
        <w:trPr>
          <w:jc w:val="center"/>
        </w:trPr>
        <w:tc>
          <w:tcPr>
            <w:tcW w:w="884" w:type="dxa"/>
            <w:vAlign w:val="center"/>
          </w:tcPr>
          <w:p w14:paraId="313BBAB0" w14:textId="77777777" w:rsidR="00E66716" w:rsidRPr="00B1165A" w:rsidRDefault="00E66716" w:rsidP="00607F6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b/>
                <w:snapToGrid w:val="0"/>
                <w:color w:val="000000"/>
              </w:rPr>
            </w:pPr>
          </w:p>
        </w:tc>
        <w:tc>
          <w:tcPr>
            <w:tcW w:w="8818" w:type="dxa"/>
            <w:gridSpan w:val="5"/>
          </w:tcPr>
          <w:p w14:paraId="5B75D092" w14:textId="77777777" w:rsidR="00E66716" w:rsidRPr="00F761BF" w:rsidRDefault="00E66716" w:rsidP="00607F6A">
            <w:pPr>
              <w:jc w:val="both"/>
              <w:rPr>
                <w:rFonts w:ascii="Arial" w:hAnsi="Arial" w:cs="Arial"/>
                <w:snapToGrid w:val="0"/>
              </w:rPr>
            </w:pPr>
            <w:r w:rsidRPr="00F761BF">
              <w:rPr>
                <w:rFonts w:ascii="Arial" w:hAnsi="Arial" w:cs="Arial"/>
                <w:b/>
                <w:snapToGrid w:val="0"/>
              </w:rPr>
              <w:t>Derrotero</w:t>
            </w:r>
            <w:r w:rsidRPr="00F761BF">
              <w:rPr>
                <w:rFonts w:ascii="Arial" w:hAnsi="Arial" w:cs="Arial"/>
                <w:snapToGrid w:val="0"/>
              </w:rPr>
              <w:t>.</w:t>
            </w:r>
          </w:p>
          <w:p w14:paraId="5B256FCF" w14:textId="77777777" w:rsidR="00D07EBB" w:rsidRPr="00F761BF" w:rsidRDefault="00D07EBB" w:rsidP="00607F6A">
            <w:pPr>
              <w:ind w:left="302" w:hanging="302"/>
              <w:jc w:val="both"/>
              <w:rPr>
                <w:rFonts w:ascii="Arial" w:hAnsi="Arial" w:cs="Arial"/>
                <w:snapToGrid w:val="0"/>
              </w:rPr>
            </w:pPr>
            <w:r w:rsidRPr="00F761BF">
              <w:rPr>
                <w:rFonts w:ascii="Arial" w:hAnsi="Arial" w:cs="Arial"/>
                <w:b/>
                <w:bCs/>
                <w:snapToGrid w:val="0"/>
              </w:rPr>
              <w:t>Derrotero 01:</w:t>
            </w:r>
            <w:r w:rsidRPr="00F761BF">
              <w:rPr>
                <w:rFonts w:ascii="Arial" w:hAnsi="Arial" w:cs="Arial"/>
                <w:snapToGrid w:val="0"/>
              </w:rPr>
              <w:t xml:space="preserve"> Zarpe del Puerto del Sauzal a las</w:t>
            </w:r>
            <w:r w:rsidRPr="00F761BF">
              <w:rPr>
                <w:rFonts w:ascii="Arial" w:hAnsi="Arial" w:cs="Arial"/>
                <w:b/>
                <w:snapToGrid w:val="0"/>
              </w:rPr>
              <w:t xml:space="preserve"> 07:00</w:t>
            </w:r>
            <w:r w:rsidRPr="00F761BF">
              <w:rPr>
                <w:rFonts w:ascii="Arial" w:hAnsi="Arial" w:cs="Arial"/>
                <w:snapToGrid w:val="0"/>
              </w:rPr>
              <w:t xml:space="preserve"> horas (o si se puede y estamos listos antes). Navegando hacia la estación U10 y continuar con el transecto propuesto en la figura 1., hasta descargar las muestras en Coral y Marina</w:t>
            </w:r>
          </w:p>
          <w:p w14:paraId="51CF5AB0" w14:textId="4DE71129" w:rsidR="00E66716" w:rsidRPr="00F761BF" w:rsidRDefault="00D07EBB" w:rsidP="00607F6A">
            <w:pPr>
              <w:jc w:val="both"/>
              <w:rPr>
                <w:rFonts w:ascii="Arial" w:hAnsi="Arial" w:cs="Arial"/>
                <w:snapToGrid w:val="0"/>
              </w:rPr>
            </w:pPr>
            <w:r w:rsidRPr="00F761BF">
              <w:rPr>
                <w:rFonts w:ascii="Arial" w:hAnsi="Arial" w:cs="Arial"/>
                <w:b/>
                <w:bCs/>
                <w:snapToGrid w:val="0"/>
              </w:rPr>
              <w:t>Derrotero 2:</w:t>
            </w:r>
            <w:r w:rsidRPr="00F761BF">
              <w:rPr>
                <w:rFonts w:ascii="Arial" w:hAnsi="Arial" w:cs="Arial"/>
                <w:snapToGrid w:val="0"/>
              </w:rPr>
              <w:t xml:space="preserve"> Después de descargar las muestras se </w:t>
            </w:r>
            <w:r w:rsidR="003B2CC1">
              <w:rPr>
                <w:rFonts w:ascii="Arial" w:hAnsi="Arial" w:cs="Arial"/>
                <w:snapToGrid w:val="0"/>
              </w:rPr>
              <w:t>continúa</w:t>
            </w:r>
            <w:r w:rsidR="003B2CC1" w:rsidRPr="00F761BF">
              <w:rPr>
                <w:rFonts w:ascii="Arial" w:hAnsi="Arial" w:cs="Arial"/>
                <w:snapToGrid w:val="0"/>
              </w:rPr>
              <w:t xml:space="preserve"> </w:t>
            </w:r>
            <w:r w:rsidRPr="00F761BF">
              <w:rPr>
                <w:rFonts w:ascii="Arial" w:hAnsi="Arial" w:cs="Arial"/>
                <w:snapToGrid w:val="0"/>
              </w:rPr>
              <w:t>el monitoreo hacia la estación U05 y se sigue la ruta propuesta, figura 1 color naranja</w:t>
            </w:r>
          </w:p>
        </w:tc>
      </w:tr>
      <w:tr w:rsidR="00E66716" w:rsidRPr="00F761BF" w14:paraId="1A6FE2DD" w14:textId="77777777" w:rsidTr="005C319D">
        <w:trPr>
          <w:jc w:val="center"/>
        </w:trPr>
        <w:tc>
          <w:tcPr>
            <w:tcW w:w="884" w:type="dxa"/>
            <w:vAlign w:val="center"/>
          </w:tcPr>
          <w:p w14:paraId="42C6BB77" w14:textId="77777777" w:rsidR="00E66716" w:rsidRPr="00B1165A" w:rsidRDefault="00E66716" w:rsidP="00607F6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b/>
                <w:snapToGrid w:val="0"/>
                <w:color w:val="000000"/>
              </w:rPr>
            </w:pPr>
          </w:p>
        </w:tc>
        <w:tc>
          <w:tcPr>
            <w:tcW w:w="8818" w:type="dxa"/>
            <w:gridSpan w:val="5"/>
          </w:tcPr>
          <w:p w14:paraId="5D1294C7" w14:textId="77777777" w:rsidR="00E66716" w:rsidRPr="00F761BF" w:rsidRDefault="00E66716" w:rsidP="00607F6A">
            <w:pPr>
              <w:jc w:val="both"/>
              <w:rPr>
                <w:rFonts w:ascii="Arial" w:hAnsi="Arial" w:cs="Arial"/>
                <w:snapToGrid w:val="0"/>
                <w:color w:val="000000"/>
              </w:rPr>
            </w:pPr>
            <w:r w:rsidRPr="00F761BF">
              <w:rPr>
                <w:rFonts w:ascii="Arial" w:hAnsi="Arial" w:cs="Arial"/>
                <w:b/>
                <w:snapToGrid w:val="0"/>
                <w:color w:val="000000"/>
              </w:rPr>
              <w:t>Plan de trabajo</w:t>
            </w:r>
            <w:r w:rsidRPr="00F761BF">
              <w:rPr>
                <w:rFonts w:ascii="Arial" w:hAnsi="Arial" w:cs="Arial"/>
                <w:snapToGrid w:val="0"/>
                <w:color w:val="000000"/>
              </w:rPr>
              <w:t>:</w:t>
            </w:r>
          </w:p>
          <w:p w14:paraId="2CE27A40" w14:textId="77777777" w:rsidR="00E66716" w:rsidRPr="00F761BF" w:rsidRDefault="00E66716" w:rsidP="00607F6A">
            <w:pPr>
              <w:jc w:val="both"/>
              <w:rPr>
                <w:rFonts w:ascii="Arial" w:hAnsi="Arial" w:cs="Arial"/>
                <w:snapToGrid w:val="0"/>
                <w:color w:val="000000"/>
              </w:rPr>
            </w:pPr>
            <w:r w:rsidRPr="00F761BF">
              <w:rPr>
                <w:rFonts w:ascii="Arial" w:hAnsi="Arial" w:cs="Arial"/>
                <w:snapToGrid w:val="0"/>
                <w:color w:val="000000"/>
              </w:rPr>
              <w:t>Al arribar a cada estación de monitoreo, se medirá la profundidad mediante la</w:t>
            </w:r>
            <w:r>
              <w:rPr>
                <w:rFonts w:ascii="Arial" w:hAnsi="Arial" w:cs="Arial"/>
                <w:snapToGrid w:val="0"/>
                <w:color w:val="000000"/>
              </w:rPr>
              <w:t xml:space="preserve"> </w:t>
            </w:r>
            <w:r w:rsidRPr="00F761BF">
              <w:rPr>
                <w:rFonts w:ascii="Arial" w:hAnsi="Arial" w:cs="Arial"/>
                <w:snapToGrid w:val="0"/>
                <w:color w:val="000000"/>
              </w:rPr>
              <w:t>ecosonda de la embarcación. Con base en esta medición, se determinarán las profundidades de los lances a media agua y de fondo, y se procederá a realizar las siguientes actividades:</w:t>
            </w:r>
          </w:p>
          <w:p w14:paraId="0778A891" w14:textId="47A3AB8B" w:rsidR="00E66716" w:rsidRDefault="00B533E8" w:rsidP="00607F6A">
            <w:pPr>
              <w:pStyle w:val="ListParagraph"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Toma de datos en la bitácora (Ilze</w:t>
            </w:r>
            <w:r w:rsidR="00E66716" w:rsidRPr="00F761BF">
              <w:rPr>
                <w:rFonts w:ascii="Arial" w:hAnsi="Arial" w:cs="Arial"/>
              </w:rPr>
              <w:t>)</w:t>
            </w:r>
          </w:p>
          <w:p w14:paraId="4CDDDB6B" w14:textId="77777777" w:rsidR="000D7B58" w:rsidRDefault="00237BFC" w:rsidP="00607F6A">
            <w:pPr>
              <w:pStyle w:val="ListParagraph"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Arial" w:hAnsi="Arial" w:cs="Arial"/>
              </w:rPr>
            </w:pPr>
            <w:r w:rsidRPr="00F761BF">
              <w:rPr>
                <w:rFonts w:ascii="Arial" w:hAnsi="Arial" w:cs="Arial"/>
              </w:rPr>
              <w:t>Lance de</w:t>
            </w:r>
            <w:r>
              <w:rPr>
                <w:rFonts w:ascii="Arial" w:hAnsi="Arial" w:cs="Arial"/>
              </w:rPr>
              <w:t xml:space="preserve"> CTD acoplado con </w:t>
            </w:r>
            <w:r w:rsidR="003B2CC1">
              <w:rPr>
                <w:rFonts w:ascii="Arial" w:hAnsi="Arial" w:cs="Arial"/>
              </w:rPr>
              <w:t>pH-metro y turbidímetro</w:t>
            </w:r>
          </w:p>
          <w:p w14:paraId="467F6ACF" w14:textId="09CF9E69" w:rsidR="00870B54" w:rsidRPr="00623E5F" w:rsidRDefault="000D7B58" w:rsidP="00607F6A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23E5F">
              <w:rPr>
                <w:rFonts w:ascii="Arial" w:hAnsi="Arial" w:cs="Arial"/>
                <w:sz w:val="20"/>
                <w:szCs w:val="20"/>
              </w:rPr>
              <w:t xml:space="preserve">En esta actividad nos </w:t>
            </w:r>
            <w:r w:rsidR="00870B54" w:rsidRPr="00623E5F">
              <w:rPr>
                <w:rFonts w:ascii="Arial" w:hAnsi="Arial" w:cs="Arial"/>
                <w:sz w:val="20"/>
                <w:szCs w:val="20"/>
              </w:rPr>
              <w:t>apoya JC</w:t>
            </w:r>
            <w:r w:rsidRPr="00623E5F">
              <w:rPr>
                <w:rFonts w:ascii="Arial" w:hAnsi="Arial" w:cs="Arial"/>
                <w:sz w:val="20"/>
                <w:szCs w:val="20"/>
              </w:rPr>
              <w:t>-</w:t>
            </w:r>
            <w:r w:rsidR="003B2CC1" w:rsidRPr="00623E5F">
              <w:rPr>
                <w:rFonts w:ascii="Arial" w:hAnsi="Arial" w:cs="Arial"/>
                <w:sz w:val="20"/>
                <w:szCs w:val="20"/>
              </w:rPr>
              <w:t xml:space="preserve">Leñero, </w:t>
            </w:r>
            <w:r w:rsidRPr="00623E5F">
              <w:rPr>
                <w:rFonts w:ascii="Arial" w:hAnsi="Arial" w:cs="Arial"/>
                <w:sz w:val="20"/>
                <w:szCs w:val="20"/>
              </w:rPr>
              <w:t>Ilze apoyaría</w:t>
            </w:r>
            <w:r w:rsidR="003B2CC1" w:rsidRPr="00623E5F">
              <w:rPr>
                <w:rFonts w:ascii="Arial" w:hAnsi="Arial" w:cs="Arial"/>
                <w:sz w:val="20"/>
                <w:szCs w:val="20"/>
              </w:rPr>
              <w:t xml:space="preserve"> a encender el equipo</w:t>
            </w:r>
            <w:r w:rsidRPr="00623E5F">
              <w:rPr>
                <w:rFonts w:ascii="Arial" w:hAnsi="Arial" w:cs="Arial"/>
                <w:sz w:val="20"/>
                <w:szCs w:val="20"/>
              </w:rPr>
              <w:t xml:space="preserve"> previo a cada lance y así </w:t>
            </w:r>
            <w:r w:rsidR="00870B54" w:rsidRPr="00623E5F">
              <w:rPr>
                <w:rFonts w:ascii="Arial" w:hAnsi="Arial" w:cs="Arial"/>
                <w:sz w:val="20"/>
                <w:szCs w:val="20"/>
              </w:rPr>
              <w:t xml:space="preserve">como </w:t>
            </w:r>
            <w:r w:rsidRPr="00623E5F">
              <w:rPr>
                <w:rFonts w:ascii="Arial" w:hAnsi="Arial" w:cs="Arial"/>
                <w:sz w:val="20"/>
                <w:szCs w:val="20"/>
              </w:rPr>
              <w:t>también pausarlo</w:t>
            </w:r>
            <w:r w:rsidR="00870B54" w:rsidRPr="00623E5F">
              <w:rPr>
                <w:rFonts w:ascii="Arial" w:hAnsi="Arial" w:cs="Arial"/>
                <w:sz w:val="20"/>
                <w:szCs w:val="20"/>
              </w:rPr>
              <w:t xml:space="preserve"> después de su uso.</w:t>
            </w:r>
          </w:p>
          <w:p w14:paraId="45536D97" w14:textId="77777777" w:rsidR="00870B54" w:rsidRDefault="00870B54" w:rsidP="00607F6A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Arial" w:hAnsi="Arial" w:cs="Arial"/>
              </w:rPr>
            </w:pPr>
          </w:p>
          <w:p w14:paraId="1975F419" w14:textId="60F6CEC9" w:rsidR="00A22C5C" w:rsidRDefault="000D3534" w:rsidP="00607F6A">
            <w:pPr>
              <w:pStyle w:val="ListParagraph"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Arial" w:hAnsi="Arial" w:cs="Arial"/>
              </w:rPr>
            </w:pPr>
            <w:r w:rsidRPr="00870B54">
              <w:rPr>
                <w:rFonts w:ascii="Arial" w:hAnsi="Arial" w:cs="Arial"/>
              </w:rPr>
              <w:t xml:space="preserve">Toma de datos y muestras de </w:t>
            </w:r>
            <w:r w:rsidR="00521F9F" w:rsidRPr="00870B54">
              <w:rPr>
                <w:rFonts w:ascii="Arial" w:hAnsi="Arial" w:cs="Arial"/>
              </w:rPr>
              <w:t xml:space="preserve">sólidos </w:t>
            </w:r>
            <w:r w:rsidR="00521F9F" w:rsidRPr="00607F6A">
              <w:rPr>
                <w:rFonts w:ascii="Arial" w:hAnsi="Arial" w:cs="Arial"/>
              </w:rPr>
              <w:t>totales (</w:t>
            </w:r>
            <w:r w:rsidR="00607F6A">
              <w:rPr>
                <w:rFonts w:ascii="Arial" w:hAnsi="Arial" w:cs="Arial"/>
              </w:rPr>
              <w:t>Esmeralda</w:t>
            </w:r>
            <w:r w:rsidR="00521F9F" w:rsidRPr="00607F6A">
              <w:rPr>
                <w:rFonts w:ascii="Arial" w:hAnsi="Arial" w:cs="Arial"/>
              </w:rPr>
              <w:t>)</w:t>
            </w:r>
          </w:p>
          <w:p w14:paraId="067A2885" w14:textId="6D703BB8" w:rsidR="00870B54" w:rsidRDefault="00870B54" w:rsidP="00607F6A">
            <w:pPr>
              <w:pStyle w:val="ListParagraph"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Toma de muestras de </w:t>
            </w:r>
            <w:r w:rsidRPr="00547458">
              <w:rPr>
                <w:rFonts w:ascii="Arial" w:hAnsi="Arial" w:cs="Arial"/>
              </w:rPr>
              <w:t>DIC y alcalinidad</w:t>
            </w:r>
            <w:r>
              <w:rPr>
                <w:rFonts w:ascii="Arial" w:hAnsi="Arial" w:cs="Arial"/>
              </w:rPr>
              <w:t xml:space="preserve"> (Felipe)</w:t>
            </w:r>
          </w:p>
          <w:p w14:paraId="6F861060" w14:textId="7D9F96D4" w:rsidR="00870B54" w:rsidRPr="00623E5F" w:rsidRDefault="00870B54" w:rsidP="00607F6A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23E5F">
              <w:rPr>
                <w:rFonts w:ascii="Arial" w:hAnsi="Arial" w:cs="Arial"/>
                <w:sz w:val="20"/>
                <w:szCs w:val="20"/>
              </w:rPr>
              <w:t xml:space="preserve">Igual estará al pendiente observando las actividades del RBR y de la toma de datos de solidos totales. </w:t>
            </w:r>
          </w:p>
          <w:p w14:paraId="3AE788CF" w14:textId="77777777" w:rsidR="00E66716" w:rsidRDefault="00E66716" w:rsidP="00607F6A">
            <w:pPr>
              <w:pStyle w:val="ListParagraph"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Arial" w:hAnsi="Arial" w:cs="Arial"/>
              </w:rPr>
            </w:pPr>
            <w:r w:rsidRPr="00F761BF">
              <w:rPr>
                <w:rFonts w:ascii="Arial" w:hAnsi="Arial" w:cs="Arial"/>
              </w:rPr>
              <w:t>Toma de agua con botella Nisk</w:t>
            </w:r>
            <w:r>
              <w:rPr>
                <w:rFonts w:ascii="Arial" w:hAnsi="Arial" w:cs="Arial"/>
              </w:rPr>
              <w:t>i</w:t>
            </w:r>
            <w:r w:rsidRPr="00F761BF">
              <w:rPr>
                <w:rFonts w:ascii="Arial" w:hAnsi="Arial" w:cs="Arial"/>
              </w:rPr>
              <w:t>n a tr</w:t>
            </w:r>
            <w:r>
              <w:rPr>
                <w:rFonts w:ascii="Arial" w:hAnsi="Arial" w:cs="Arial"/>
              </w:rPr>
              <w:t>es profundidades (superficial, m</w:t>
            </w:r>
            <w:r w:rsidRPr="00F761BF">
              <w:rPr>
                <w:rFonts w:ascii="Arial" w:hAnsi="Arial" w:cs="Arial"/>
              </w:rPr>
              <w:t>edia agua y de fondo) (Matus)</w:t>
            </w:r>
          </w:p>
          <w:p w14:paraId="5BED6FAB" w14:textId="3EC6F1B4" w:rsidR="00870B54" w:rsidRDefault="00870B54" w:rsidP="00607F6A">
            <w:pPr>
              <w:pStyle w:val="ListParagraph"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Toma de muestras de microbiología y metales (Ivonne)</w:t>
            </w:r>
          </w:p>
          <w:p w14:paraId="59521FDD" w14:textId="6FD32AFB" w:rsidR="00870B54" w:rsidRPr="00623E5F" w:rsidRDefault="00870B54" w:rsidP="00607F6A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23E5F">
              <w:rPr>
                <w:rFonts w:ascii="Arial" w:hAnsi="Arial" w:cs="Arial"/>
                <w:sz w:val="20"/>
                <w:szCs w:val="20"/>
              </w:rPr>
              <w:t xml:space="preserve">Si requiere de ayuda adicional </w:t>
            </w:r>
            <w:r w:rsidR="00607F6A">
              <w:rPr>
                <w:rFonts w:ascii="Arial" w:hAnsi="Arial" w:cs="Arial"/>
                <w:sz w:val="20"/>
                <w:szCs w:val="20"/>
              </w:rPr>
              <w:t>Esmeralda</w:t>
            </w:r>
            <w:r w:rsidR="008057F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23E5F">
              <w:rPr>
                <w:rFonts w:ascii="Arial" w:hAnsi="Arial" w:cs="Arial"/>
                <w:sz w:val="20"/>
                <w:szCs w:val="20"/>
              </w:rPr>
              <w:t xml:space="preserve">podría </w:t>
            </w:r>
            <w:r w:rsidR="00623E5F" w:rsidRPr="00623E5F">
              <w:rPr>
                <w:rFonts w:ascii="Arial" w:hAnsi="Arial" w:cs="Arial"/>
                <w:sz w:val="20"/>
                <w:szCs w:val="20"/>
              </w:rPr>
              <w:t>ayudarle</w:t>
            </w:r>
          </w:p>
          <w:p w14:paraId="5F7847A3" w14:textId="77777777" w:rsidR="00E66716" w:rsidRPr="00F761BF" w:rsidRDefault="00E66716" w:rsidP="00607F6A">
            <w:pPr>
              <w:pStyle w:val="ListParagraph"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Arrastre vertical de fitoplancton (Matus)</w:t>
            </w:r>
          </w:p>
          <w:p w14:paraId="24611B46" w14:textId="77777777" w:rsidR="00E66716" w:rsidRDefault="00E66716" w:rsidP="00607F6A">
            <w:pPr>
              <w:pStyle w:val="ListParagraph"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Arial" w:hAnsi="Arial" w:cs="Arial"/>
              </w:rPr>
            </w:pPr>
            <w:r w:rsidRPr="00F761BF">
              <w:rPr>
                <w:rFonts w:ascii="Arial" w:hAnsi="Arial" w:cs="Arial"/>
              </w:rPr>
              <w:t>Realización de arrastres de red zooplancton superficial (Ivon</w:t>
            </w:r>
            <w:r>
              <w:rPr>
                <w:rFonts w:ascii="Arial" w:hAnsi="Arial" w:cs="Arial"/>
              </w:rPr>
              <w:t>ne</w:t>
            </w:r>
            <w:r w:rsidRPr="00F761BF">
              <w:rPr>
                <w:rFonts w:ascii="Arial" w:hAnsi="Arial" w:cs="Arial"/>
              </w:rPr>
              <w:t>)</w:t>
            </w:r>
          </w:p>
          <w:p w14:paraId="3C6004DA" w14:textId="77777777" w:rsidR="00E66716" w:rsidRDefault="00E66716" w:rsidP="00607F6A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8941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292"/>
              <w:gridCol w:w="1843"/>
              <w:gridCol w:w="1701"/>
              <w:gridCol w:w="645"/>
              <w:gridCol w:w="652"/>
              <w:gridCol w:w="850"/>
              <w:gridCol w:w="958"/>
            </w:tblGrid>
            <w:tr w:rsidR="00E66716" w:rsidRPr="00200C41" w14:paraId="118B0C3A" w14:textId="77777777" w:rsidTr="005C319D">
              <w:trPr>
                <w:jc w:val="center"/>
              </w:trPr>
              <w:tc>
                <w:tcPr>
                  <w:tcW w:w="2292" w:type="dxa"/>
                  <w:vMerge w:val="restart"/>
                  <w:vAlign w:val="bottom"/>
                </w:tcPr>
                <w:p w14:paraId="44378A1D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200C41">
                    <w:rPr>
                      <w:rFonts w:ascii="Arial" w:hAnsi="Arial" w:cs="Arial"/>
                      <w:b/>
                      <w:bCs/>
                    </w:rPr>
                    <w:t>Variable</w:t>
                  </w:r>
                </w:p>
              </w:tc>
              <w:tc>
                <w:tcPr>
                  <w:tcW w:w="1843" w:type="dxa"/>
                  <w:vMerge w:val="restart"/>
                </w:tcPr>
                <w:p w14:paraId="21BA4C49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200C41">
                    <w:rPr>
                      <w:rFonts w:ascii="Arial" w:hAnsi="Arial" w:cs="Arial"/>
                      <w:b/>
                      <w:bCs/>
                    </w:rPr>
                    <w:t>Orden de toma de muestra</w:t>
                  </w:r>
                </w:p>
              </w:tc>
              <w:tc>
                <w:tcPr>
                  <w:tcW w:w="1701" w:type="dxa"/>
                  <w:vMerge w:val="restart"/>
                  <w:vAlign w:val="bottom"/>
                </w:tcPr>
                <w:p w14:paraId="030D4685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200C41">
                    <w:rPr>
                      <w:rFonts w:ascii="Arial" w:hAnsi="Arial" w:cs="Arial"/>
                      <w:b/>
                      <w:bCs/>
                    </w:rPr>
                    <w:t>Responsable</w:t>
                  </w:r>
                </w:p>
              </w:tc>
              <w:tc>
                <w:tcPr>
                  <w:tcW w:w="645" w:type="dxa"/>
                  <w:vMerge w:val="restart"/>
                  <w:vAlign w:val="bottom"/>
                </w:tcPr>
                <w:p w14:paraId="2F57000F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200C41">
                    <w:rPr>
                      <w:rFonts w:ascii="Arial" w:hAnsi="Arial" w:cs="Arial"/>
                      <w:b/>
                      <w:bCs/>
                    </w:rPr>
                    <w:t>Vol</w:t>
                  </w:r>
                </w:p>
              </w:tc>
              <w:tc>
                <w:tcPr>
                  <w:tcW w:w="2460" w:type="dxa"/>
                  <w:gridSpan w:val="3"/>
                </w:tcPr>
                <w:p w14:paraId="37AA0B94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200C41">
                    <w:rPr>
                      <w:rFonts w:ascii="Arial" w:hAnsi="Arial" w:cs="Arial"/>
                      <w:b/>
                      <w:bCs/>
                    </w:rPr>
                    <w:t>Profundidad</w:t>
                  </w:r>
                </w:p>
              </w:tc>
            </w:tr>
            <w:tr w:rsidR="00E66716" w:rsidRPr="00200C41" w14:paraId="5E3DEF15" w14:textId="77777777" w:rsidTr="005C319D">
              <w:trPr>
                <w:jc w:val="center"/>
              </w:trPr>
              <w:tc>
                <w:tcPr>
                  <w:tcW w:w="2292" w:type="dxa"/>
                  <w:vMerge/>
                </w:tcPr>
                <w:p w14:paraId="1E60D049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1843" w:type="dxa"/>
                  <w:vMerge/>
                </w:tcPr>
                <w:p w14:paraId="03233160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1701" w:type="dxa"/>
                  <w:vMerge/>
                </w:tcPr>
                <w:p w14:paraId="7829F3D5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645" w:type="dxa"/>
                  <w:vMerge/>
                </w:tcPr>
                <w:p w14:paraId="7C7C28EA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652" w:type="dxa"/>
                  <w:vAlign w:val="bottom"/>
                </w:tcPr>
                <w:p w14:paraId="423A9790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200C41">
                    <w:rPr>
                      <w:rFonts w:ascii="Arial" w:hAnsi="Arial" w:cs="Arial"/>
                      <w:b/>
                      <w:bCs/>
                      <w:color w:val="000000"/>
                    </w:rPr>
                    <w:t>Sup</w:t>
                  </w:r>
                </w:p>
              </w:tc>
              <w:tc>
                <w:tcPr>
                  <w:tcW w:w="850" w:type="dxa"/>
                  <w:vAlign w:val="bottom"/>
                </w:tcPr>
                <w:p w14:paraId="5CD54135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200C41">
                    <w:rPr>
                      <w:rFonts w:ascii="Arial" w:hAnsi="Arial" w:cs="Arial"/>
                      <w:b/>
                      <w:bCs/>
                      <w:color w:val="000000"/>
                    </w:rPr>
                    <w:t>Media</w:t>
                  </w:r>
                </w:p>
              </w:tc>
              <w:tc>
                <w:tcPr>
                  <w:tcW w:w="958" w:type="dxa"/>
                  <w:vAlign w:val="bottom"/>
                </w:tcPr>
                <w:p w14:paraId="7C337C8C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200C41">
                    <w:rPr>
                      <w:rFonts w:ascii="Arial" w:hAnsi="Arial" w:cs="Arial"/>
                      <w:b/>
                      <w:bCs/>
                      <w:color w:val="000000"/>
                    </w:rPr>
                    <w:t>Fondo</w:t>
                  </w:r>
                </w:p>
              </w:tc>
            </w:tr>
            <w:tr w:rsidR="00E66716" w:rsidRPr="00200C41" w14:paraId="4483231B" w14:textId="77777777" w:rsidTr="005C319D">
              <w:trPr>
                <w:jc w:val="center"/>
              </w:trPr>
              <w:tc>
                <w:tcPr>
                  <w:tcW w:w="2292" w:type="dxa"/>
                </w:tcPr>
                <w:p w14:paraId="0909EBF2" w14:textId="77777777" w:rsidR="00E66716" w:rsidRPr="003A4B9B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bookmarkStart w:id="1" w:name="_Hlk221185361"/>
                  <w:r w:rsidRPr="003A4B9B">
                    <w:rPr>
                      <w:rFonts w:ascii="Arial" w:hAnsi="Arial" w:cs="Arial"/>
                      <w:sz w:val="20"/>
                      <w:szCs w:val="20"/>
                    </w:rPr>
                    <w:t>Alcalinidad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/</w:t>
                  </w:r>
                  <w:r>
                    <w:t xml:space="preserve"> </w:t>
                  </w:r>
                  <w:r w:rsidRPr="00D70DDB">
                    <w:rPr>
                      <w:rFonts w:ascii="Arial" w:hAnsi="Arial" w:cs="Arial"/>
                      <w:sz w:val="20"/>
                      <w:szCs w:val="20"/>
                    </w:rPr>
                    <w:t xml:space="preserve">CID  </w:t>
                  </w:r>
                </w:p>
              </w:tc>
              <w:tc>
                <w:tcPr>
                  <w:tcW w:w="1843" w:type="dxa"/>
                </w:tcPr>
                <w:p w14:paraId="5CAD6B4B" w14:textId="77777777" w:rsidR="00E66716" w:rsidRPr="003A4B9B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4B9B"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701" w:type="dxa"/>
                </w:tcPr>
                <w:p w14:paraId="03FA07EC" w14:textId="1B8CCC3D" w:rsidR="00E66716" w:rsidRPr="003A4B9B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4B9B">
                    <w:rPr>
                      <w:rFonts w:ascii="Arial" w:hAnsi="Arial" w:cs="Arial"/>
                      <w:sz w:val="20"/>
                      <w:szCs w:val="20"/>
                    </w:rPr>
                    <w:t>Felipe</w:t>
                  </w:r>
                </w:p>
              </w:tc>
              <w:tc>
                <w:tcPr>
                  <w:tcW w:w="645" w:type="dxa"/>
                </w:tcPr>
                <w:p w14:paraId="2A0E9CE3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0C41">
                    <w:rPr>
                      <w:rFonts w:ascii="Arial" w:hAnsi="Arial" w:cs="Arial"/>
                      <w:sz w:val="20"/>
                      <w:szCs w:val="20"/>
                    </w:rPr>
                    <w:t>1L</w:t>
                  </w:r>
                </w:p>
              </w:tc>
              <w:tc>
                <w:tcPr>
                  <w:tcW w:w="652" w:type="dxa"/>
                </w:tcPr>
                <w:p w14:paraId="0DA57421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0C41">
                    <w:rPr>
                      <w:rFonts w:ascii="Arial" w:hAnsi="Arial" w:cs="Arial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1F64CA4A" w14:textId="77777777" w:rsidR="00E66716" w:rsidRPr="008764A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trike/>
                      <w:sz w:val="20"/>
                      <w:szCs w:val="20"/>
                    </w:rPr>
                  </w:pPr>
                </w:p>
              </w:tc>
              <w:tc>
                <w:tcPr>
                  <w:tcW w:w="958" w:type="dxa"/>
                </w:tcPr>
                <w:p w14:paraId="78B14A7A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X</w:t>
                  </w:r>
                </w:p>
              </w:tc>
            </w:tr>
            <w:tr w:rsidR="00E66716" w:rsidRPr="00200C41" w14:paraId="29D5155A" w14:textId="77777777" w:rsidTr="005C319D">
              <w:trPr>
                <w:jc w:val="center"/>
              </w:trPr>
              <w:tc>
                <w:tcPr>
                  <w:tcW w:w="2292" w:type="dxa"/>
                </w:tcPr>
                <w:p w14:paraId="29F4EAE9" w14:textId="353D0F28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0C41">
                    <w:rPr>
                      <w:rFonts w:ascii="Arial" w:hAnsi="Arial" w:cs="Arial"/>
                      <w:sz w:val="20"/>
                      <w:szCs w:val="20"/>
                    </w:rPr>
                    <w:t>Microbiología</w:t>
                  </w:r>
                </w:p>
              </w:tc>
              <w:tc>
                <w:tcPr>
                  <w:tcW w:w="1843" w:type="dxa"/>
                </w:tcPr>
                <w:p w14:paraId="33E4BC4B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0C41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01" w:type="dxa"/>
                </w:tcPr>
                <w:p w14:paraId="6918664E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0C41">
                    <w:rPr>
                      <w:rFonts w:ascii="Arial" w:hAnsi="Arial" w:cs="Arial"/>
                      <w:sz w:val="20"/>
                      <w:szCs w:val="20"/>
                    </w:rPr>
                    <w:t>Iv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onne</w:t>
                  </w:r>
                </w:p>
              </w:tc>
              <w:tc>
                <w:tcPr>
                  <w:tcW w:w="645" w:type="dxa"/>
                </w:tcPr>
                <w:p w14:paraId="6819AF1A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0C41">
                    <w:rPr>
                      <w:rFonts w:ascii="Arial" w:hAnsi="Arial" w:cs="Arial"/>
                      <w:sz w:val="20"/>
                      <w:szCs w:val="20"/>
                    </w:rPr>
                    <w:t>1L</w:t>
                  </w:r>
                </w:p>
              </w:tc>
              <w:tc>
                <w:tcPr>
                  <w:tcW w:w="652" w:type="dxa"/>
                </w:tcPr>
                <w:p w14:paraId="3C5F6072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0C41">
                    <w:rPr>
                      <w:rFonts w:ascii="Arial" w:hAnsi="Arial" w:cs="Arial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3203D3C0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0C41">
                    <w:rPr>
                      <w:rFonts w:ascii="Arial" w:hAnsi="Arial" w:cs="Arial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958" w:type="dxa"/>
                </w:tcPr>
                <w:p w14:paraId="57DF3A86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E66716" w:rsidRPr="00200C41" w14:paraId="6A3B88A9" w14:textId="77777777" w:rsidTr="005C319D">
              <w:trPr>
                <w:jc w:val="center"/>
              </w:trPr>
              <w:tc>
                <w:tcPr>
                  <w:tcW w:w="2292" w:type="dxa"/>
                </w:tcPr>
                <w:p w14:paraId="6EA0DC08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0C41">
                    <w:rPr>
                      <w:rFonts w:ascii="Arial" w:hAnsi="Arial" w:cs="Arial"/>
                      <w:sz w:val="20"/>
                      <w:szCs w:val="20"/>
                    </w:rPr>
                    <w:t>Metales</w:t>
                  </w:r>
                </w:p>
              </w:tc>
              <w:tc>
                <w:tcPr>
                  <w:tcW w:w="1843" w:type="dxa"/>
                </w:tcPr>
                <w:p w14:paraId="2C2623E8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701" w:type="dxa"/>
                </w:tcPr>
                <w:p w14:paraId="4E3C3EA4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0C41">
                    <w:rPr>
                      <w:rFonts w:ascii="Arial" w:hAnsi="Arial" w:cs="Arial"/>
                      <w:sz w:val="20"/>
                      <w:szCs w:val="20"/>
                    </w:rPr>
                    <w:t>Iv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onne</w:t>
                  </w:r>
                </w:p>
              </w:tc>
              <w:tc>
                <w:tcPr>
                  <w:tcW w:w="645" w:type="dxa"/>
                </w:tcPr>
                <w:p w14:paraId="783BFEBA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0C41">
                    <w:rPr>
                      <w:rFonts w:ascii="Arial" w:hAnsi="Arial" w:cs="Arial"/>
                      <w:sz w:val="20"/>
                      <w:szCs w:val="20"/>
                    </w:rPr>
                    <w:t>0.5L</w:t>
                  </w:r>
                </w:p>
              </w:tc>
              <w:tc>
                <w:tcPr>
                  <w:tcW w:w="652" w:type="dxa"/>
                </w:tcPr>
                <w:p w14:paraId="30A82E04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0C41">
                    <w:rPr>
                      <w:rFonts w:ascii="Arial" w:hAnsi="Arial" w:cs="Arial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3EFA2073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0C41">
                    <w:rPr>
                      <w:rFonts w:ascii="Arial" w:hAnsi="Arial" w:cs="Arial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958" w:type="dxa"/>
                </w:tcPr>
                <w:p w14:paraId="1CBBC32E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E66716" w:rsidRPr="00200C41" w14:paraId="364D64E0" w14:textId="77777777" w:rsidTr="005C319D">
              <w:trPr>
                <w:jc w:val="center"/>
              </w:trPr>
              <w:tc>
                <w:tcPr>
                  <w:tcW w:w="2292" w:type="dxa"/>
                </w:tcPr>
                <w:p w14:paraId="08F6AA24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0C41">
                    <w:rPr>
                      <w:rFonts w:ascii="Arial" w:hAnsi="Arial" w:cs="Arial"/>
                      <w:sz w:val="20"/>
                      <w:szCs w:val="20"/>
                    </w:rPr>
                    <w:t>Fitoplancton y calidad del agua</w:t>
                  </w:r>
                </w:p>
              </w:tc>
              <w:tc>
                <w:tcPr>
                  <w:tcW w:w="1843" w:type="dxa"/>
                </w:tcPr>
                <w:p w14:paraId="79E9EC62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701" w:type="dxa"/>
                </w:tcPr>
                <w:p w14:paraId="1E1E6C7B" w14:textId="6B73A9E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0C41">
                    <w:rPr>
                      <w:rFonts w:ascii="Arial" w:hAnsi="Arial" w:cs="Arial"/>
                      <w:sz w:val="20"/>
                      <w:szCs w:val="20"/>
                    </w:rPr>
                    <w:t>Matus</w:t>
                  </w:r>
                  <w:r w:rsidR="004F20E4">
                    <w:rPr>
                      <w:rFonts w:ascii="Arial" w:hAnsi="Arial" w:cs="Arial"/>
                      <w:sz w:val="20"/>
                      <w:szCs w:val="20"/>
                    </w:rPr>
                    <w:t>/Ilze</w:t>
                  </w:r>
                </w:p>
              </w:tc>
              <w:tc>
                <w:tcPr>
                  <w:tcW w:w="645" w:type="dxa"/>
                </w:tcPr>
                <w:p w14:paraId="10346E59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0C41">
                    <w:rPr>
                      <w:rFonts w:ascii="Arial" w:hAnsi="Arial" w:cs="Arial"/>
                      <w:sz w:val="20"/>
                      <w:szCs w:val="20"/>
                    </w:rPr>
                    <w:t>2L</w:t>
                  </w:r>
                </w:p>
              </w:tc>
              <w:tc>
                <w:tcPr>
                  <w:tcW w:w="652" w:type="dxa"/>
                </w:tcPr>
                <w:p w14:paraId="467A00A2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0C41">
                    <w:rPr>
                      <w:rFonts w:ascii="Arial" w:hAnsi="Arial" w:cs="Arial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51771873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0C41">
                    <w:rPr>
                      <w:rFonts w:ascii="Arial" w:hAnsi="Arial" w:cs="Arial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958" w:type="dxa"/>
                </w:tcPr>
                <w:p w14:paraId="60F1C632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E66716" w:rsidRPr="00200C41" w14:paraId="728F77C2" w14:textId="77777777" w:rsidTr="005C319D">
              <w:trPr>
                <w:jc w:val="center"/>
              </w:trPr>
              <w:tc>
                <w:tcPr>
                  <w:tcW w:w="2292" w:type="dxa"/>
                </w:tcPr>
                <w:p w14:paraId="5223B0C1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D1810">
                    <w:rPr>
                      <w:rFonts w:ascii="Arial" w:hAnsi="Arial" w:cs="Arial"/>
                      <w:sz w:val="20"/>
                      <w:szCs w:val="20"/>
                    </w:rPr>
                    <w:t>Esteroles fecales</w:t>
                  </w:r>
                </w:p>
              </w:tc>
              <w:tc>
                <w:tcPr>
                  <w:tcW w:w="1843" w:type="dxa"/>
                </w:tcPr>
                <w:p w14:paraId="3E40AB9D" w14:textId="77777777" w:rsidR="00E66716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701" w:type="dxa"/>
                </w:tcPr>
                <w:p w14:paraId="52047529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0C41">
                    <w:rPr>
                      <w:rFonts w:ascii="Arial" w:hAnsi="Arial" w:cs="Arial"/>
                      <w:sz w:val="20"/>
                      <w:szCs w:val="20"/>
                    </w:rPr>
                    <w:t>Matus</w:t>
                  </w:r>
                </w:p>
              </w:tc>
              <w:tc>
                <w:tcPr>
                  <w:tcW w:w="645" w:type="dxa"/>
                </w:tcPr>
                <w:p w14:paraId="100F788B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D1810">
                    <w:rPr>
                      <w:rFonts w:ascii="Arial" w:hAnsi="Arial" w:cs="Arial"/>
                      <w:sz w:val="20"/>
                      <w:szCs w:val="20"/>
                    </w:rPr>
                    <w:t>40 mL</w:t>
                  </w:r>
                </w:p>
              </w:tc>
              <w:tc>
                <w:tcPr>
                  <w:tcW w:w="652" w:type="dxa"/>
                </w:tcPr>
                <w:p w14:paraId="3C902D62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D1810">
                    <w:rPr>
                      <w:rFonts w:ascii="Arial" w:hAnsi="Arial" w:cs="Arial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0229EDFC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958" w:type="dxa"/>
                </w:tcPr>
                <w:p w14:paraId="1D9B86CF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E66716" w:rsidRPr="00200C41" w14:paraId="4F9F18AD" w14:textId="77777777" w:rsidTr="005C319D">
              <w:trPr>
                <w:jc w:val="center"/>
              </w:trPr>
              <w:tc>
                <w:tcPr>
                  <w:tcW w:w="2292" w:type="dxa"/>
                </w:tcPr>
                <w:p w14:paraId="04F2460A" w14:textId="77777777" w:rsidR="00E66716" w:rsidRPr="00607F6A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07F6A">
                    <w:rPr>
                      <w:rFonts w:ascii="Arial" w:hAnsi="Arial" w:cs="Arial"/>
                      <w:sz w:val="20"/>
                      <w:szCs w:val="20"/>
                    </w:rPr>
                    <w:t>Solidos Totales</w:t>
                  </w:r>
                </w:p>
              </w:tc>
              <w:tc>
                <w:tcPr>
                  <w:tcW w:w="1843" w:type="dxa"/>
                </w:tcPr>
                <w:p w14:paraId="5D75AB26" w14:textId="77777777" w:rsidR="00E66716" w:rsidRPr="00607F6A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07F6A">
                    <w:rPr>
                      <w:rFonts w:ascii="Arial" w:hAnsi="Arial" w:cs="Arial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701" w:type="dxa"/>
                </w:tcPr>
                <w:p w14:paraId="0633AF85" w14:textId="2F2231D3" w:rsidR="00E66716" w:rsidRPr="00607F6A" w:rsidRDefault="00607F6A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Esmeralda</w:t>
                  </w:r>
                  <w:r w:rsidR="002168A1" w:rsidRPr="00607F6A">
                    <w:rPr>
                      <w:rFonts w:ascii="Arial" w:hAnsi="Arial" w:cs="Arial"/>
                      <w:sz w:val="20"/>
                      <w:szCs w:val="20"/>
                    </w:rPr>
                    <w:t xml:space="preserve"> /Ilze</w:t>
                  </w:r>
                </w:p>
              </w:tc>
              <w:tc>
                <w:tcPr>
                  <w:tcW w:w="645" w:type="dxa"/>
                </w:tcPr>
                <w:p w14:paraId="07E12536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0C41">
                    <w:rPr>
                      <w:rFonts w:ascii="Arial" w:hAnsi="Arial" w:cs="Arial"/>
                      <w:sz w:val="20"/>
                      <w:szCs w:val="20"/>
                    </w:rPr>
                    <w:t>1L</w:t>
                  </w:r>
                </w:p>
              </w:tc>
              <w:tc>
                <w:tcPr>
                  <w:tcW w:w="652" w:type="dxa"/>
                </w:tcPr>
                <w:p w14:paraId="635D3C51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0C41">
                    <w:rPr>
                      <w:rFonts w:ascii="Arial" w:hAnsi="Arial" w:cs="Arial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0ADFD602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58" w:type="dxa"/>
                </w:tcPr>
                <w:p w14:paraId="4821B164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0C41">
                    <w:rPr>
                      <w:rFonts w:ascii="Arial" w:hAnsi="Arial" w:cs="Arial"/>
                      <w:sz w:val="20"/>
                      <w:szCs w:val="20"/>
                    </w:rPr>
                    <w:t>X</w:t>
                  </w:r>
                </w:p>
              </w:tc>
            </w:tr>
            <w:tr w:rsidR="00E66716" w:rsidRPr="00200C41" w14:paraId="62F17EC5" w14:textId="77777777" w:rsidTr="005C319D">
              <w:trPr>
                <w:jc w:val="center"/>
              </w:trPr>
              <w:tc>
                <w:tcPr>
                  <w:tcW w:w="2292" w:type="dxa"/>
                </w:tcPr>
                <w:p w14:paraId="25828C67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Red Fitoplancton</w:t>
                  </w:r>
                </w:p>
              </w:tc>
              <w:tc>
                <w:tcPr>
                  <w:tcW w:w="1843" w:type="dxa"/>
                </w:tcPr>
                <w:p w14:paraId="1C50FFF2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701" w:type="dxa"/>
                </w:tcPr>
                <w:p w14:paraId="6A77A70D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0C41">
                    <w:rPr>
                      <w:rFonts w:ascii="Arial" w:hAnsi="Arial" w:cs="Arial"/>
                      <w:sz w:val="20"/>
                      <w:szCs w:val="20"/>
                    </w:rPr>
                    <w:t>Matus</w:t>
                  </w:r>
                </w:p>
              </w:tc>
              <w:tc>
                <w:tcPr>
                  <w:tcW w:w="645" w:type="dxa"/>
                </w:tcPr>
                <w:p w14:paraId="0B508A26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652" w:type="dxa"/>
                </w:tcPr>
                <w:p w14:paraId="2BD080EA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</w:tcPr>
                <w:p w14:paraId="78EE51D1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958" w:type="dxa"/>
                </w:tcPr>
                <w:p w14:paraId="69C5C3B2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E66716" w:rsidRPr="00200C41" w14:paraId="30B2F8CA" w14:textId="77777777" w:rsidTr="005C319D">
              <w:trPr>
                <w:jc w:val="center"/>
              </w:trPr>
              <w:tc>
                <w:tcPr>
                  <w:tcW w:w="2292" w:type="dxa"/>
                </w:tcPr>
                <w:p w14:paraId="6599361D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Red </w:t>
                  </w:r>
                  <w:r w:rsidRPr="00200C41">
                    <w:rPr>
                      <w:rFonts w:ascii="Arial" w:hAnsi="Arial" w:cs="Arial"/>
                      <w:sz w:val="20"/>
                      <w:szCs w:val="20"/>
                    </w:rPr>
                    <w:t>Zooplancton</w:t>
                  </w:r>
                </w:p>
              </w:tc>
              <w:tc>
                <w:tcPr>
                  <w:tcW w:w="1843" w:type="dxa"/>
                </w:tcPr>
                <w:p w14:paraId="41BDDB9D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701" w:type="dxa"/>
                </w:tcPr>
                <w:p w14:paraId="2B9EF126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0C41">
                    <w:rPr>
                      <w:rFonts w:ascii="Arial" w:hAnsi="Arial" w:cs="Arial"/>
                      <w:sz w:val="20"/>
                      <w:szCs w:val="20"/>
                    </w:rPr>
                    <w:t>Iv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onne</w:t>
                  </w:r>
                </w:p>
              </w:tc>
              <w:tc>
                <w:tcPr>
                  <w:tcW w:w="645" w:type="dxa"/>
                </w:tcPr>
                <w:p w14:paraId="0B9613DA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652" w:type="dxa"/>
                </w:tcPr>
                <w:p w14:paraId="17844BE5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49603E6C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58" w:type="dxa"/>
                </w:tcPr>
                <w:p w14:paraId="0C4791D9" w14:textId="77777777" w:rsidR="00E66716" w:rsidRPr="00200C41" w:rsidRDefault="00E66716" w:rsidP="00607F6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bookmarkEnd w:id="1"/>
          </w:tbl>
          <w:p w14:paraId="5CFF37BF" w14:textId="77777777" w:rsidR="00E66716" w:rsidRPr="00F761BF" w:rsidRDefault="00E66716" w:rsidP="00607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</w:rPr>
            </w:pPr>
          </w:p>
          <w:p w14:paraId="460A7679" w14:textId="77777777" w:rsidR="00E66716" w:rsidRPr="00F761BF" w:rsidRDefault="00E66716" w:rsidP="00607F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hAnsi="Arial" w:cs="Arial"/>
              </w:rPr>
            </w:pPr>
            <w:r w:rsidRPr="00F761BF">
              <w:rPr>
                <w:rFonts w:ascii="Arial" w:hAnsi="Arial" w:cs="Arial"/>
              </w:rPr>
              <w:t xml:space="preserve">Nota: Los sólidos totales se miden en cubierta </w:t>
            </w:r>
            <w:r>
              <w:rPr>
                <w:rFonts w:ascii="Arial" w:hAnsi="Arial" w:cs="Arial"/>
              </w:rPr>
              <w:t>y posteriormente se pasan a un recipiente.</w:t>
            </w:r>
          </w:p>
        </w:tc>
      </w:tr>
      <w:tr w:rsidR="00E66716" w:rsidRPr="00F761BF" w14:paraId="2B912F7A" w14:textId="77777777" w:rsidTr="005C319D">
        <w:trPr>
          <w:jc w:val="center"/>
        </w:trPr>
        <w:tc>
          <w:tcPr>
            <w:tcW w:w="884" w:type="dxa"/>
            <w:vAlign w:val="center"/>
          </w:tcPr>
          <w:p w14:paraId="515F0922" w14:textId="77777777" w:rsidR="00E66716" w:rsidRPr="00B1165A" w:rsidRDefault="00E66716" w:rsidP="00607F6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b/>
                <w:snapToGrid w:val="0"/>
                <w:color w:val="000000"/>
              </w:rPr>
            </w:pPr>
          </w:p>
        </w:tc>
        <w:tc>
          <w:tcPr>
            <w:tcW w:w="8818" w:type="dxa"/>
            <w:gridSpan w:val="5"/>
          </w:tcPr>
          <w:p w14:paraId="45EE36D1" w14:textId="77777777" w:rsidR="00E66716" w:rsidRPr="00F761BF" w:rsidRDefault="00E66716" w:rsidP="00607F6A">
            <w:pPr>
              <w:jc w:val="both"/>
              <w:rPr>
                <w:rFonts w:ascii="Arial" w:hAnsi="Arial" w:cs="Arial"/>
                <w:snapToGrid w:val="0"/>
                <w:color w:val="000000"/>
              </w:rPr>
            </w:pPr>
            <w:r w:rsidRPr="00F761BF">
              <w:rPr>
                <w:rFonts w:ascii="Arial" w:hAnsi="Arial" w:cs="Arial"/>
                <w:b/>
                <w:snapToGrid w:val="0"/>
                <w:color w:val="000000"/>
              </w:rPr>
              <w:t>Relación de equipos, instrumentos que se utilizarán</w:t>
            </w:r>
            <w:r w:rsidRPr="00F761BF">
              <w:rPr>
                <w:rFonts w:ascii="Arial" w:hAnsi="Arial" w:cs="Arial"/>
                <w:snapToGrid w:val="0"/>
                <w:color w:val="000000"/>
              </w:rPr>
              <w:t>:</w:t>
            </w:r>
          </w:p>
          <w:p w14:paraId="5EB9C51E" w14:textId="77777777" w:rsidR="00E66716" w:rsidRPr="002E14DF" w:rsidRDefault="00E66716" w:rsidP="00607F6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hAnsi="Arial" w:cs="Arial"/>
                <w:snapToGrid w:val="0"/>
                <w:color w:val="000000"/>
              </w:rPr>
            </w:pPr>
            <w:r>
              <w:rPr>
                <w:rFonts w:ascii="Arial" w:hAnsi="Arial" w:cs="Arial"/>
                <w:snapToGrid w:val="0"/>
                <w:color w:val="000000"/>
              </w:rPr>
              <w:t>CTD</w:t>
            </w:r>
          </w:p>
          <w:p w14:paraId="17CBFDE5" w14:textId="25AD5C63" w:rsidR="00E66716" w:rsidRPr="002E14DF" w:rsidRDefault="00E66716" w:rsidP="00607F6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hAnsi="Arial" w:cs="Arial"/>
                <w:snapToGrid w:val="0"/>
                <w:color w:val="000000"/>
              </w:rPr>
            </w:pPr>
            <w:r w:rsidRPr="002E14DF">
              <w:rPr>
                <w:rFonts w:ascii="Arial" w:hAnsi="Arial" w:cs="Arial"/>
                <w:snapToGrid w:val="0"/>
                <w:color w:val="000000"/>
              </w:rPr>
              <w:t xml:space="preserve">Equipo para </w:t>
            </w:r>
            <w:r w:rsidR="00E937CD">
              <w:rPr>
                <w:rFonts w:ascii="Arial" w:hAnsi="Arial" w:cs="Arial"/>
                <w:snapToGrid w:val="0"/>
                <w:color w:val="000000"/>
              </w:rPr>
              <w:t>sólidos</w:t>
            </w:r>
            <w:r w:rsidRPr="002E14DF">
              <w:rPr>
                <w:rFonts w:ascii="Arial" w:hAnsi="Arial" w:cs="Arial"/>
                <w:snapToGrid w:val="0"/>
                <w:color w:val="000000"/>
              </w:rPr>
              <w:t xml:space="preserve"> totales</w:t>
            </w:r>
          </w:p>
          <w:p w14:paraId="07D8068C" w14:textId="77777777" w:rsidR="00E66716" w:rsidRPr="002E14DF" w:rsidRDefault="00E66716" w:rsidP="00607F6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hAnsi="Arial" w:cs="Arial"/>
                <w:snapToGrid w:val="0"/>
                <w:color w:val="000000"/>
              </w:rPr>
            </w:pPr>
            <w:r w:rsidRPr="002E14DF">
              <w:rPr>
                <w:rFonts w:ascii="Arial" w:hAnsi="Arial" w:cs="Arial"/>
                <w:snapToGrid w:val="0"/>
                <w:color w:val="000000"/>
              </w:rPr>
              <w:t>Turbidímetro (cápsula con un marco acoplado al CTD)</w:t>
            </w:r>
          </w:p>
          <w:p w14:paraId="057FDFDC" w14:textId="45350B68" w:rsidR="00E66716" w:rsidRDefault="00E937CD" w:rsidP="00607F6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hAnsi="Arial" w:cs="Arial"/>
                <w:snapToGrid w:val="0"/>
                <w:color w:val="000000"/>
              </w:rPr>
            </w:pPr>
            <w:r>
              <w:rPr>
                <w:rFonts w:ascii="Arial" w:hAnsi="Arial" w:cs="Arial"/>
                <w:snapToGrid w:val="0"/>
                <w:color w:val="000000"/>
              </w:rPr>
              <w:t>pH-metro</w:t>
            </w:r>
            <w:r w:rsidR="00E66716" w:rsidRPr="002E14DF">
              <w:rPr>
                <w:rFonts w:ascii="Arial" w:hAnsi="Arial" w:cs="Arial"/>
                <w:snapToGrid w:val="0"/>
                <w:color w:val="000000"/>
              </w:rPr>
              <w:t xml:space="preserve"> (acoplado al CTD)</w:t>
            </w:r>
          </w:p>
          <w:p w14:paraId="15BBBAD7" w14:textId="77777777" w:rsidR="00E66716" w:rsidRPr="002E14DF" w:rsidRDefault="00E66716" w:rsidP="00607F6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hAnsi="Arial" w:cs="Arial"/>
                <w:snapToGrid w:val="0"/>
                <w:color w:val="000000"/>
              </w:rPr>
            </w:pPr>
            <w:r>
              <w:rPr>
                <w:rFonts w:ascii="Arial" w:hAnsi="Arial" w:cs="Arial"/>
                <w:snapToGrid w:val="0"/>
                <w:color w:val="000000"/>
              </w:rPr>
              <w:t>Profundímetro</w:t>
            </w:r>
          </w:p>
          <w:p w14:paraId="5DFB7B42" w14:textId="77777777" w:rsidR="00E66716" w:rsidRPr="002E14DF" w:rsidRDefault="00E66716" w:rsidP="00607F6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hAnsi="Arial" w:cs="Arial"/>
                <w:snapToGrid w:val="0"/>
                <w:color w:val="000000"/>
              </w:rPr>
            </w:pPr>
            <w:r w:rsidRPr="002E14DF">
              <w:rPr>
                <w:rFonts w:ascii="Arial" w:hAnsi="Arial" w:cs="Arial"/>
                <w:snapToGrid w:val="0"/>
                <w:color w:val="000000"/>
              </w:rPr>
              <w:t xml:space="preserve">Red zooplancton </w:t>
            </w:r>
          </w:p>
          <w:p w14:paraId="13B472D0" w14:textId="77777777" w:rsidR="00E66716" w:rsidRDefault="00E66716" w:rsidP="00607F6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hAnsi="Arial" w:cs="Arial"/>
                <w:snapToGrid w:val="0"/>
                <w:color w:val="000000"/>
              </w:rPr>
            </w:pPr>
            <w:r w:rsidRPr="00F761BF">
              <w:rPr>
                <w:rFonts w:ascii="Arial" w:hAnsi="Arial" w:cs="Arial"/>
                <w:snapToGrid w:val="0"/>
                <w:color w:val="000000"/>
              </w:rPr>
              <w:t xml:space="preserve">Botella </w:t>
            </w:r>
            <w:r w:rsidRPr="002E14DF">
              <w:rPr>
                <w:rFonts w:ascii="Arial" w:hAnsi="Arial" w:cs="Arial"/>
                <w:snapToGrid w:val="0"/>
                <w:color w:val="000000"/>
              </w:rPr>
              <w:t xml:space="preserve">Niskin </w:t>
            </w:r>
            <w:r w:rsidRPr="00F761BF">
              <w:rPr>
                <w:rFonts w:ascii="Arial" w:hAnsi="Arial" w:cs="Arial"/>
                <w:snapToGrid w:val="0"/>
                <w:color w:val="000000"/>
              </w:rPr>
              <w:t>(2)</w:t>
            </w:r>
          </w:p>
          <w:p w14:paraId="0CA55541" w14:textId="77777777" w:rsidR="00E66716" w:rsidRPr="008057FA" w:rsidRDefault="00E66716" w:rsidP="00607F6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hAnsi="Arial" w:cs="Arial"/>
                <w:snapToGrid w:val="0"/>
                <w:color w:val="000000"/>
              </w:rPr>
            </w:pPr>
            <w:r w:rsidRPr="008057FA">
              <w:rPr>
                <w:rFonts w:ascii="Arial" w:hAnsi="Arial" w:cs="Arial"/>
                <w:snapToGrid w:val="0"/>
                <w:color w:val="000000"/>
              </w:rPr>
              <w:t>Mangueras: (1) Metales, (1) Alcalinidad/CID</w:t>
            </w:r>
          </w:p>
          <w:p w14:paraId="3DC4613A" w14:textId="77777777" w:rsidR="00E66716" w:rsidRPr="00F761BF" w:rsidRDefault="00E66716" w:rsidP="00607F6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hAnsi="Arial" w:cs="Arial"/>
                <w:snapToGrid w:val="0"/>
                <w:color w:val="000000"/>
              </w:rPr>
            </w:pPr>
            <w:r w:rsidRPr="00F761BF">
              <w:rPr>
                <w:rFonts w:ascii="Arial" w:hAnsi="Arial" w:cs="Arial"/>
                <w:snapToGrid w:val="0"/>
                <w:color w:val="000000"/>
              </w:rPr>
              <w:t>Equipo de navegación GPS.</w:t>
            </w:r>
          </w:p>
          <w:p w14:paraId="31D2B3E8" w14:textId="77777777" w:rsidR="00E66716" w:rsidRPr="00F761BF" w:rsidRDefault="00E66716" w:rsidP="00607F6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hAnsi="Arial" w:cs="Arial"/>
                <w:snapToGrid w:val="0"/>
                <w:color w:val="000000"/>
              </w:rPr>
            </w:pPr>
            <w:r w:rsidRPr="00F761BF">
              <w:rPr>
                <w:rFonts w:ascii="Arial" w:hAnsi="Arial" w:cs="Arial"/>
                <w:snapToGrid w:val="0"/>
                <w:color w:val="000000"/>
              </w:rPr>
              <w:t>Cabos</w:t>
            </w:r>
          </w:p>
          <w:p w14:paraId="7B4C89D8" w14:textId="77777777" w:rsidR="00E66716" w:rsidRPr="002E14DF" w:rsidRDefault="00E66716" w:rsidP="00607F6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hAnsi="Arial" w:cs="Arial"/>
                <w:snapToGrid w:val="0"/>
                <w:color w:val="000000"/>
              </w:rPr>
            </w:pPr>
            <w:r w:rsidRPr="00F761BF">
              <w:rPr>
                <w:rFonts w:ascii="Arial" w:hAnsi="Arial" w:cs="Arial"/>
                <w:snapToGrid w:val="0"/>
                <w:color w:val="000000"/>
              </w:rPr>
              <w:t>Caja de herramientas</w:t>
            </w:r>
            <w:r>
              <w:rPr>
                <w:rFonts w:ascii="Arial" w:hAnsi="Arial" w:cs="Arial"/>
                <w:snapToGrid w:val="0"/>
                <w:color w:val="000000"/>
              </w:rPr>
              <w:t xml:space="preserve"> </w:t>
            </w:r>
          </w:p>
          <w:p w14:paraId="42511702" w14:textId="77777777" w:rsidR="00E66716" w:rsidRPr="002E14DF" w:rsidRDefault="00E66716" w:rsidP="00607F6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hAnsi="Arial" w:cs="Arial"/>
                <w:snapToGrid w:val="0"/>
                <w:color w:val="000000"/>
              </w:rPr>
            </w:pPr>
            <w:r w:rsidRPr="00F761BF">
              <w:rPr>
                <w:rFonts w:ascii="Arial" w:hAnsi="Arial" w:cs="Arial"/>
                <w:snapToGrid w:val="0"/>
                <w:color w:val="000000"/>
              </w:rPr>
              <w:t>Tape gris y llevar plumón indeleble</w:t>
            </w:r>
          </w:p>
          <w:p w14:paraId="3BEC852A" w14:textId="77777777" w:rsidR="00E66716" w:rsidRDefault="00E66716" w:rsidP="00607F6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hAnsi="Arial" w:cs="Arial"/>
                <w:snapToGrid w:val="0"/>
                <w:color w:val="000000"/>
              </w:rPr>
            </w:pPr>
            <w:r w:rsidRPr="00F761BF">
              <w:rPr>
                <w:rFonts w:ascii="Arial" w:hAnsi="Arial" w:cs="Arial"/>
                <w:snapToGrid w:val="0"/>
                <w:color w:val="000000"/>
              </w:rPr>
              <w:t>Papelería-bitácora</w:t>
            </w:r>
          </w:p>
          <w:p w14:paraId="7BBD6323" w14:textId="77777777" w:rsidR="00E66716" w:rsidRPr="00F761BF" w:rsidRDefault="00E66716" w:rsidP="00607F6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hAnsi="Arial" w:cs="Arial"/>
                <w:snapToGrid w:val="0"/>
                <w:color w:val="000000"/>
              </w:rPr>
            </w:pPr>
            <w:r>
              <w:rPr>
                <w:rFonts w:ascii="Arial" w:hAnsi="Arial" w:cs="Arial"/>
                <w:snapToGrid w:val="0"/>
                <w:color w:val="000000"/>
              </w:rPr>
              <w:t xml:space="preserve">Cubeta (5-10L) </w:t>
            </w:r>
          </w:p>
        </w:tc>
      </w:tr>
      <w:tr w:rsidR="00E66716" w:rsidRPr="00F761BF" w14:paraId="407C18A4" w14:textId="77777777" w:rsidTr="005C319D">
        <w:trPr>
          <w:trHeight w:val="3149"/>
          <w:jc w:val="center"/>
        </w:trPr>
        <w:tc>
          <w:tcPr>
            <w:tcW w:w="884" w:type="dxa"/>
            <w:vAlign w:val="center"/>
          </w:tcPr>
          <w:p w14:paraId="7BD7153D" w14:textId="77777777" w:rsidR="00E66716" w:rsidRPr="00B1165A" w:rsidRDefault="00E66716" w:rsidP="00607F6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b/>
                <w:snapToGrid w:val="0"/>
                <w:color w:val="000000"/>
              </w:rPr>
            </w:pPr>
          </w:p>
        </w:tc>
        <w:tc>
          <w:tcPr>
            <w:tcW w:w="8818" w:type="dxa"/>
            <w:gridSpan w:val="5"/>
          </w:tcPr>
          <w:p w14:paraId="0556AEAA" w14:textId="315A1525" w:rsidR="00E66716" w:rsidRPr="00F761BF" w:rsidRDefault="00E66716" w:rsidP="00607F6A">
            <w:pPr>
              <w:jc w:val="both"/>
              <w:rPr>
                <w:rFonts w:ascii="Arial" w:hAnsi="Arial" w:cs="Arial"/>
                <w:b/>
                <w:snapToGrid w:val="0"/>
                <w:color w:val="000000"/>
              </w:rPr>
            </w:pPr>
            <w:r w:rsidRPr="00F761BF">
              <w:rPr>
                <w:rFonts w:ascii="Arial" w:hAnsi="Arial" w:cs="Arial"/>
                <w:b/>
                <w:snapToGrid w:val="0"/>
                <w:color w:val="000000"/>
              </w:rPr>
              <w:t>Relación de equipo y materiales a embarcar por investigador</w:t>
            </w:r>
          </w:p>
          <w:p w14:paraId="697759A4" w14:textId="77777777" w:rsidR="00E66716" w:rsidRPr="00F761BF" w:rsidRDefault="00E66716" w:rsidP="00607F6A">
            <w:pPr>
              <w:jc w:val="both"/>
              <w:rPr>
                <w:rFonts w:ascii="Arial" w:hAnsi="Arial" w:cs="Arial"/>
                <w:b/>
                <w:snapToGrid w:val="0"/>
                <w:color w:val="000000"/>
              </w:rPr>
            </w:pPr>
            <w:r w:rsidRPr="00F761BF">
              <w:rPr>
                <w:rFonts w:ascii="Arial" w:hAnsi="Arial" w:cs="Arial"/>
                <w:b/>
                <w:snapToGrid w:val="0"/>
                <w:color w:val="000000"/>
              </w:rPr>
              <w:t xml:space="preserve"> Juan Carlos Herguera</w:t>
            </w:r>
          </w:p>
          <w:p w14:paraId="7FB4BD10" w14:textId="015B8EF6" w:rsidR="00815FDE" w:rsidRPr="008057FA" w:rsidRDefault="00815FDE" w:rsidP="00607F6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snapToGrid w:val="0"/>
                <w:color w:val="000000"/>
              </w:rPr>
            </w:pPr>
            <w:r w:rsidRPr="008057FA">
              <w:rPr>
                <w:rFonts w:ascii="Arial" w:hAnsi="Arial" w:cs="Arial"/>
                <w:snapToGrid w:val="0"/>
                <w:color w:val="000000"/>
              </w:rPr>
              <w:t>Manguera para toma de muestras</w:t>
            </w:r>
          </w:p>
          <w:p w14:paraId="6EAE300B" w14:textId="77777777" w:rsidR="00815FDE" w:rsidRPr="008057FA" w:rsidRDefault="00815FDE" w:rsidP="00607F6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snapToGrid w:val="0"/>
                <w:color w:val="000000"/>
              </w:rPr>
            </w:pPr>
            <w:r w:rsidRPr="008057FA">
              <w:rPr>
                <w:rFonts w:ascii="Arial" w:hAnsi="Arial" w:cs="Arial"/>
                <w:snapToGrid w:val="0"/>
                <w:color w:val="000000"/>
              </w:rPr>
              <w:t>CTD</w:t>
            </w:r>
          </w:p>
          <w:p w14:paraId="5B63D0FA" w14:textId="77777777" w:rsidR="00E66716" w:rsidRPr="008057FA" w:rsidRDefault="00E66716" w:rsidP="00607F6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napToGrid w:val="0"/>
                <w:color w:val="000000"/>
              </w:rPr>
            </w:pPr>
            <w:r w:rsidRPr="008057FA">
              <w:rPr>
                <w:rFonts w:ascii="Arial" w:hAnsi="Arial" w:cs="Arial"/>
                <w:snapToGrid w:val="0"/>
                <w:color w:val="000000"/>
              </w:rPr>
              <w:t>PH-metro</w:t>
            </w:r>
          </w:p>
          <w:p w14:paraId="1F54F1D2" w14:textId="07822579" w:rsidR="00E66716" w:rsidRPr="008057FA" w:rsidRDefault="00E66716" w:rsidP="00607F6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napToGrid w:val="0"/>
                <w:color w:val="000000"/>
              </w:rPr>
            </w:pPr>
            <w:r w:rsidRPr="008057FA">
              <w:rPr>
                <w:rFonts w:ascii="Arial" w:hAnsi="Arial" w:cs="Arial"/>
                <w:bCs/>
                <w:snapToGrid w:val="0"/>
                <w:color w:val="000000"/>
              </w:rPr>
              <w:t xml:space="preserve">Equipo para </w:t>
            </w:r>
            <w:r w:rsidR="00E937CD" w:rsidRPr="008057FA">
              <w:rPr>
                <w:rFonts w:ascii="Arial" w:hAnsi="Arial" w:cs="Arial"/>
                <w:bCs/>
                <w:snapToGrid w:val="0"/>
                <w:color w:val="000000"/>
              </w:rPr>
              <w:t>sólidos</w:t>
            </w:r>
            <w:r w:rsidRPr="008057FA">
              <w:rPr>
                <w:rFonts w:ascii="Arial" w:hAnsi="Arial" w:cs="Arial"/>
                <w:bCs/>
                <w:snapToGrid w:val="0"/>
                <w:color w:val="000000"/>
              </w:rPr>
              <w:t xml:space="preserve"> totales</w:t>
            </w:r>
          </w:p>
          <w:p w14:paraId="18CDC774" w14:textId="77777777" w:rsidR="00E66716" w:rsidRPr="008057FA" w:rsidRDefault="00E66716" w:rsidP="00607F6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napToGrid w:val="0"/>
                <w:color w:val="000000"/>
              </w:rPr>
            </w:pPr>
            <w:r w:rsidRPr="008057FA">
              <w:rPr>
                <w:rFonts w:ascii="Arial" w:hAnsi="Arial" w:cs="Arial"/>
                <w:bCs/>
                <w:snapToGrid w:val="0"/>
                <w:color w:val="000000"/>
              </w:rPr>
              <w:t>Hielera con 14 frascos de 125 ml: Alcalinidad</w:t>
            </w:r>
          </w:p>
          <w:p w14:paraId="29696F87" w14:textId="77777777" w:rsidR="00E66716" w:rsidRPr="008057FA" w:rsidRDefault="00E66716" w:rsidP="00607F6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napToGrid w:val="0"/>
                <w:color w:val="000000"/>
              </w:rPr>
            </w:pPr>
            <w:r w:rsidRPr="008057FA">
              <w:rPr>
                <w:rFonts w:ascii="Arial" w:hAnsi="Arial" w:cs="Arial"/>
                <w:bCs/>
                <w:snapToGrid w:val="0"/>
                <w:color w:val="000000"/>
              </w:rPr>
              <w:t>Hielera con 14 frascos de 125 ml: CID</w:t>
            </w:r>
          </w:p>
          <w:p w14:paraId="4CE86555" w14:textId="307804AA" w:rsidR="00E66716" w:rsidRPr="008057FA" w:rsidRDefault="00E66716" w:rsidP="00607F6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snapToGrid w:val="0"/>
              </w:rPr>
            </w:pPr>
            <w:r w:rsidRPr="008057FA">
              <w:rPr>
                <w:rFonts w:ascii="Arial" w:hAnsi="Arial" w:cs="Arial"/>
                <w:snapToGrid w:val="0"/>
              </w:rPr>
              <w:t>Equipo de navegación GPS.</w:t>
            </w:r>
          </w:p>
          <w:p w14:paraId="0A845F2D" w14:textId="45DF841D" w:rsidR="00E66716" w:rsidRPr="008057FA" w:rsidRDefault="00E66716" w:rsidP="00607F6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snapToGrid w:val="0"/>
              </w:rPr>
            </w:pPr>
            <w:r w:rsidRPr="008057FA">
              <w:rPr>
                <w:rFonts w:ascii="Arial" w:hAnsi="Arial" w:cs="Arial"/>
                <w:snapToGrid w:val="0"/>
              </w:rPr>
              <w:t>Profundímetro</w:t>
            </w:r>
            <w:ins w:id="2" w:author="Felipe de Jesús García Romero" w:date="2026-05-18T11:05:00Z">
              <w:r w:rsidR="00E937CD" w:rsidRPr="008057FA">
                <w:rPr>
                  <w:rFonts w:ascii="Arial" w:hAnsi="Arial" w:cs="Arial"/>
                  <w:snapToGrid w:val="0"/>
                </w:rPr>
                <w:t xml:space="preserve"> </w:t>
              </w:r>
            </w:ins>
          </w:p>
          <w:p w14:paraId="1343E70A" w14:textId="60F9E3F8" w:rsidR="00E66716" w:rsidRPr="008057FA" w:rsidRDefault="00E66716" w:rsidP="00607F6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snapToGrid w:val="0"/>
                <w:color w:val="000000"/>
              </w:rPr>
            </w:pPr>
            <w:r w:rsidRPr="008057FA">
              <w:rPr>
                <w:rFonts w:ascii="Arial" w:hAnsi="Arial" w:cs="Arial"/>
                <w:snapToGrid w:val="0"/>
                <w:color w:val="000000"/>
              </w:rPr>
              <w:t xml:space="preserve">Botella Niskin del Depto. de </w:t>
            </w:r>
            <w:r w:rsidR="00E937CD" w:rsidRPr="008057FA">
              <w:rPr>
                <w:rFonts w:ascii="Arial" w:hAnsi="Arial" w:cs="Arial"/>
                <w:snapToGrid w:val="0"/>
                <w:color w:val="000000"/>
              </w:rPr>
              <w:t>embarcaciones</w:t>
            </w:r>
          </w:p>
          <w:p w14:paraId="2F032C1F" w14:textId="25D1B323" w:rsidR="00E66716" w:rsidRPr="008057FA" w:rsidRDefault="00E66716" w:rsidP="00607F6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snapToGrid w:val="0"/>
                <w:color w:val="000000"/>
              </w:rPr>
            </w:pPr>
            <w:r w:rsidRPr="008057FA">
              <w:rPr>
                <w:rFonts w:ascii="Arial" w:hAnsi="Arial" w:cs="Arial"/>
                <w:snapToGrid w:val="0"/>
                <w:color w:val="000000"/>
              </w:rPr>
              <w:t xml:space="preserve">Hielera con </w:t>
            </w:r>
            <w:r w:rsidR="00E937CD" w:rsidRPr="008057FA">
              <w:rPr>
                <w:rFonts w:ascii="Arial" w:hAnsi="Arial" w:cs="Arial"/>
                <w:snapToGrid w:val="0"/>
                <w:color w:val="000000"/>
              </w:rPr>
              <w:t xml:space="preserve">14 </w:t>
            </w:r>
            <w:r w:rsidRPr="008057FA">
              <w:rPr>
                <w:rFonts w:ascii="Arial" w:hAnsi="Arial" w:cs="Arial"/>
                <w:snapToGrid w:val="0"/>
                <w:color w:val="000000"/>
              </w:rPr>
              <w:t>botellas de 1 L: sólidos totales</w:t>
            </w:r>
          </w:p>
          <w:p w14:paraId="27C071A9" w14:textId="77777777" w:rsidR="00E66716" w:rsidRPr="008057FA" w:rsidRDefault="00E66716" w:rsidP="00607F6A">
            <w:pPr>
              <w:pStyle w:val="ListParagraph"/>
              <w:spacing w:after="0" w:line="240" w:lineRule="auto"/>
              <w:jc w:val="both"/>
              <w:rPr>
                <w:rFonts w:ascii="Arial" w:hAnsi="Arial" w:cs="Arial"/>
                <w:snapToGrid w:val="0"/>
                <w:color w:val="000000"/>
              </w:rPr>
            </w:pPr>
          </w:p>
          <w:p w14:paraId="0BFA7990" w14:textId="3C9BDFAB" w:rsidR="00E66716" w:rsidRPr="008057FA" w:rsidRDefault="00E66716" w:rsidP="00607F6A">
            <w:pPr>
              <w:jc w:val="both"/>
              <w:rPr>
                <w:rFonts w:ascii="Arial" w:hAnsi="Arial" w:cs="Arial"/>
                <w:b/>
                <w:snapToGrid w:val="0"/>
                <w:color w:val="000000"/>
              </w:rPr>
            </w:pPr>
            <w:r w:rsidRPr="008057FA">
              <w:rPr>
                <w:rFonts w:ascii="Arial" w:hAnsi="Arial" w:cs="Arial"/>
                <w:b/>
                <w:snapToGrid w:val="0"/>
                <w:color w:val="000000"/>
              </w:rPr>
              <w:t>Asunción Lago</w:t>
            </w:r>
          </w:p>
          <w:p w14:paraId="2316446F" w14:textId="4EA6CBF9" w:rsidR="00E66716" w:rsidRPr="008057FA" w:rsidRDefault="00E66716" w:rsidP="00607F6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napToGrid w:val="0"/>
                <w:color w:val="000000"/>
              </w:rPr>
            </w:pPr>
            <w:r w:rsidRPr="008057FA">
              <w:rPr>
                <w:rFonts w:ascii="Arial" w:hAnsi="Arial" w:cs="Arial"/>
                <w:bCs/>
                <w:snapToGrid w:val="0"/>
                <w:color w:val="000000"/>
              </w:rPr>
              <w:t xml:space="preserve">Hielera con </w:t>
            </w:r>
            <w:r w:rsidR="005F1976" w:rsidRPr="008057FA">
              <w:rPr>
                <w:rFonts w:ascii="Arial" w:hAnsi="Arial" w:cs="Arial"/>
                <w:bCs/>
                <w:snapToGrid w:val="0"/>
                <w:color w:val="000000"/>
              </w:rPr>
              <w:t>16</w:t>
            </w:r>
            <w:r w:rsidRPr="008057FA">
              <w:rPr>
                <w:rFonts w:ascii="Arial" w:hAnsi="Arial" w:cs="Arial"/>
                <w:bCs/>
                <w:snapToGrid w:val="0"/>
                <w:color w:val="000000"/>
              </w:rPr>
              <w:t xml:space="preserve"> frascos (500 mL, </w:t>
            </w:r>
            <w:r w:rsidR="00FA5528" w:rsidRPr="008057FA">
              <w:rPr>
                <w:rFonts w:ascii="Arial" w:hAnsi="Arial" w:cs="Arial"/>
                <w:bCs/>
                <w:snapToGrid w:val="0"/>
                <w:color w:val="000000"/>
              </w:rPr>
              <w:t>y de</w:t>
            </w:r>
            <w:r w:rsidRPr="008057FA">
              <w:rPr>
                <w:rFonts w:ascii="Arial" w:hAnsi="Arial" w:cs="Arial"/>
                <w:bCs/>
                <w:snapToGrid w:val="0"/>
                <w:color w:val="000000"/>
              </w:rPr>
              <w:t xml:space="preserve"> </w:t>
            </w:r>
            <w:r w:rsidRPr="008057FA"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 xml:space="preserve">≈ </w:t>
            </w:r>
            <w:r w:rsidRPr="008057FA">
              <w:rPr>
                <w:rFonts w:ascii="Arial" w:hAnsi="Arial" w:cs="Arial"/>
                <w:bCs/>
                <w:snapToGrid w:val="0"/>
                <w:color w:val="000000"/>
              </w:rPr>
              <w:t>50-100 mL).</w:t>
            </w:r>
            <w:r w:rsidR="00FA5528" w:rsidRPr="008057FA">
              <w:rPr>
                <w:rFonts w:ascii="Arial" w:hAnsi="Arial" w:cs="Arial"/>
                <w:bCs/>
                <w:snapToGrid w:val="0"/>
                <w:color w:val="000000"/>
              </w:rPr>
              <w:t xml:space="preserve"> (2)</w:t>
            </w:r>
          </w:p>
          <w:p w14:paraId="284C15DD" w14:textId="77777777" w:rsidR="00E66716" w:rsidRPr="008057FA" w:rsidRDefault="00E66716" w:rsidP="00607F6A">
            <w:pPr>
              <w:jc w:val="both"/>
              <w:rPr>
                <w:rFonts w:ascii="Arial" w:hAnsi="Arial" w:cs="Arial"/>
                <w:b/>
                <w:snapToGrid w:val="0"/>
                <w:color w:val="000000"/>
              </w:rPr>
            </w:pPr>
            <w:r w:rsidRPr="008057FA">
              <w:rPr>
                <w:rFonts w:ascii="Arial" w:hAnsi="Arial" w:cs="Arial"/>
                <w:b/>
                <w:snapToGrid w:val="0"/>
                <w:color w:val="000000"/>
              </w:rPr>
              <w:t>Claudio y Erica</w:t>
            </w:r>
          </w:p>
          <w:p w14:paraId="09EF9A54" w14:textId="6FEBEEB0" w:rsidR="00E66716" w:rsidRPr="008057FA" w:rsidRDefault="00E66716" w:rsidP="00607F6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napToGrid w:val="0"/>
                <w:color w:val="000000"/>
              </w:rPr>
            </w:pPr>
            <w:r w:rsidRPr="008057FA">
              <w:rPr>
                <w:rFonts w:ascii="Arial" w:hAnsi="Arial" w:cs="Arial"/>
                <w:bCs/>
                <w:snapToGrid w:val="0"/>
                <w:color w:val="000000"/>
              </w:rPr>
              <w:t xml:space="preserve">Hielera con </w:t>
            </w:r>
            <w:r w:rsidR="00FA5528" w:rsidRPr="008057FA">
              <w:rPr>
                <w:rFonts w:ascii="Arial" w:hAnsi="Arial" w:cs="Arial"/>
                <w:bCs/>
                <w:snapToGrid w:val="0"/>
                <w:color w:val="000000"/>
              </w:rPr>
              <w:t>16</w:t>
            </w:r>
            <w:r w:rsidRPr="008057FA">
              <w:rPr>
                <w:rFonts w:ascii="Arial" w:hAnsi="Arial" w:cs="Arial"/>
                <w:bCs/>
                <w:snapToGrid w:val="0"/>
                <w:color w:val="000000"/>
              </w:rPr>
              <w:t xml:space="preserve"> frascos de 500 mL</w:t>
            </w:r>
            <w:r w:rsidR="00253CAF" w:rsidRPr="008057FA">
              <w:rPr>
                <w:rFonts w:ascii="Arial" w:hAnsi="Arial" w:cs="Arial"/>
                <w:bCs/>
                <w:snapToGrid w:val="0"/>
                <w:color w:val="000000"/>
              </w:rPr>
              <w:t xml:space="preserve"> (2)</w:t>
            </w:r>
          </w:p>
          <w:p w14:paraId="7092C391" w14:textId="496591A7" w:rsidR="00E70675" w:rsidRPr="008057FA" w:rsidRDefault="00E70675" w:rsidP="00607F6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napToGrid w:val="0"/>
                <w:color w:val="000000"/>
              </w:rPr>
            </w:pPr>
            <w:r w:rsidRPr="008057FA">
              <w:rPr>
                <w:rFonts w:ascii="Arial" w:hAnsi="Arial" w:cs="Arial"/>
                <w:snapToGrid w:val="0"/>
                <w:color w:val="000000"/>
              </w:rPr>
              <w:t>Manguera para toma de muestras</w:t>
            </w:r>
          </w:p>
          <w:p w14:paraId="4800303A" w14:textId="77777777" w:rsidR="00E66716" w:rsidRPr="00F761BF" w:rsidRDefault="00E66716" w:rsidP="00607F6A">
            <w:pPr>
              <w:jc w:val="both"/>
              <w:rPr>
                <w:rFonts w:ascii="Arial" w:hAnsi="Arial" w:cs="Arial"/>
                <w:b/>
                <w:snapToGrid w:val="0"/>
                <w:color w:val="000000"/>
              </w:rPr>
            </w:pPr>
            <w:r w:rsidRPr="00F761BF">
              <w:rPr>
                <w:rFonts w:ascii="Arial" w:hAnsi="Arial" w:cs="Arial"/>
                <w:b/>
                <w:snapToGrid w:val="0"/>
                <w:color w:val="000000"/>
              </w:rPr>
              <w:t>Clarissa Galindo</w:t>
            </w:r>
          </w:p>
          <w:p w14:paraId="4A470540" w14:textId="77777777" w:rsidR="00E66716" w:rsidRPr="006C0997" w:rsidRDefault="00E66716" w:rsidP="00607F6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napToGrid w:val="0"/>
                <w:color w:val="000000"/>
              </w:rPr>
            </w:pPr>
            <w:r w:rsidRPr="006C0997">
              <w:rPr>
                <w:rFonts w:ascii="Arial" w:hAnsi="Arial" w:cs="Arial"/>
                <w:bCs/>
                <w:snapToGrid w:val="0"/>
                <w:color w:val="000000"/>
              </w:rPr>
              <w:t xml:space="preserve">Red zooplancton </w:t>
            </w:r>
          </w:p>
          <w:p w14:paraId="21A13C79" w14:textId="655B4EA8" w:rsidR="00E66716" w:rsidRDefault="00E66716" w:rsidP="00607F6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napToGrid w:val="0"/>
                <w:color w:val="000000"/>
              </w:rPr>
            </w:pPr>
            <w:r w:rsidRPr="006C0997">
              <w:rPr>
                <w:rFonts w:ascii="Arial" w:hAnsi="Arial" w:cs="Arial"/>
                <w:bCs/>
                <w:snapToGrid w:val="0"/>
                <w:color w:val="000000"/>
              </w:rPr>
              <w:t>Hielera con 1</w:t>
            </w:r>
            <w:r w:rsidR="00253CAF">
              <w:rPr>
                <w:rFonts w:ascii="Arial" w:hAnsi="Arial" w:cs="Arial"/>
                <w:bCs/>
                <w:snapToGrid w:val="0"/>
                <w:color w:val="000000"/>
              </w:rPr>
              <w:t>6</w:t>
            </w:r>
            <w:r w:rsidRPr="006C0997">
              <w:rPr>
                <w:rFonts w:ascii="Arial" w:hAnsi="Arial" w:cs="Arial"/>
                <w:bCs/>
                <w:snapToGrid w:val="0"/>
                <w:color w:val="000000"/>
              </w:rPr>
              <w:t xml:space="preserve"> frascos de </w:t>
            </w:r>
            <w:r>
              <w:rPr>
                <w:rFonts w:ascii="Arial" w:hAnsi="Arial" w:cs="Arial"/>
                <w:bCs/>
                <w:snapToGrid w:val="0"/>
                <w:color w:val="000000"/>
              </w:rPr>
              <w:t>500 mL</w:t>
            </w:r>
          </w:p>
          <w:p w14:paraId="2D7F19E0" w14:textId="500BF6FD" w:rsidR="00623E5F" w:rsidRPr="006C0997" w:rsidRDefault="00623E5F" w:rsidP="00607F6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napToGrid w:val="0"/>
                <w:color w:val="000000"/>
              </w:rPr>
            </w:pPr>
            <w:r>
              <w:rPr>
                <w:rFonts w:ascii="Arial" w:hAnsi="Arial" w:cs="Arial"/>
                <w:bCs/>
                <w:snapToGrid w:val="0"/>
                <w:color w:val="000000"/>
              </w:rPr>
              <w:t xml:space="preserve">Fijador </w:t>
            </w:r>
          </w:p>
          <w:p w14:paraId="4199A7BA" w14:textId="77777777" w:rsidR="00E66716" w:rsidRPr="00F761BF" w:rsidRDefault="00E66716" w:rsidP="00607F6A">
            <w:pPr>
              <w:jc w:val="both"/>
              <w:rPr>
                <w:rFonts w:ascii="Arial" w:hAnsi="Arial" w:cs="Arial"/>
                <w:b/>
                <w:snapToGrid w:val="0"/>
                <w:color w:val="000000"/>
              </w:rPr>
            </w:pPr>
            <w:r w:rsidRPr="00F761BF">
              <w:rPr>
                <w:rFonts w:ascii="Arial" w:hAnsi="Arial" w:cs="Arial"/>
                <w:b/>
                <w:snapToGrid w:val="0"/>
                <w:color w:val="000000"/>
              </w:rPr>
              <w:t>Ernesto García</w:t>
            </w:r>
          </w:p>
          <w:p w14:paraId="3EC46622" w14:textId="77777777" w:rsidR="00E66716" w:rsidRDefault="00E66716" w:rsidP="00607F6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napToGrid w:val="0"/>
                <w:color w:val="000000"/>
              </w:rPr>
            </w:pPr>
            <w:r>
              <w:rPr>
                <w:rFonts w:ascii="Arial" w:hAnsi="Arial" w:cs="Arial"/>
                <w:bCs/>
                <w:snapToGrid w:val="0"/>
                <w:color w:val="000000"/>
              </w:rPr>
              <w:t>Botella Niskin (1</w:t>
            </w:r>
            <w:r w:rsidRPr="00F761BF">
              <w:rPr>
                <w:rFonts w:ascii="Arial" w:hAnsi="Arial" w:cs="Arial"/>
                <w:bCs/>
                <w:snapToGrid w:val="0"/>
                <w:color w:val="000000"/>
              </w:rPr>
              <w:t>)</w:t>
            </w:r>
          </w:p>
          <w:p w14:paraId="0F8EFED8" w14:textId="77777777" w:rsidR="00E66716" w:rsidRPr="00F761BF" w:rsidRDefault="00E66716" w:rsidP="00607F6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napToGrid w:val="0"/>
                <w:color w:val="000000"/>
              </w:rPr>
            </w:pPr>
            <w:r>
              <w:rPr>
                <w:rFonts w:ascii="Arial" w:hAnsi="Arial" w:cs="Arial"/>
                <w:bCs/>
                <w:snapToGrid w:val="0"/>
                <w:color w:val="000000"/>
              </w:rPr>
              <w:t>Red fitoplancton</w:t>
            </w:r>
          </w:p>
          <w:p w14:paraId="7BD36BCC" w14:textId="77777777" w:rsidR="00E66716" w:rsidRPr="00F761BF" w:rsidRDefault="00E66716" w:rsidP="00607F6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napToGrid w:val="0"/>
                <w:color w:val="000000"/>
              </w:rPr>
            </w:pPr>
            <w:r w:rsidRPr="00F761BF">
              <w:rPr>
                <w:rFonts w:ascii="Arial" w:hAnsi="Arial" w:cs="Arial"/>
                <w:bCs/>
                <w:snapToGrid w:val="0"/>
                <w:color w:val="000000"/>
              </w:rPr>
              <w:t>Cabos</w:t>
            </w:r>
          </w:p>
          <w:p w14:paraId="78DB6E50" w14:textId="77777777" w:rsidR="00E66716" w:rsidRPr="00F761BF" w:rsidRDefault="00E66716" w:rsidP="00607F6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napToGrid w:val="0"/>
                <w:color w:val="000000"/>
              </w:rPr>
            </w:pPr>
            <w:r w:rsidRPr="00F761BF">
              <w:rPr>
                <w:rFonts w:ascii="Arial" w:hAnsi="Arial" w:cs="Arial"/>
                <w:bCs/>
                <w:snapToGrid w:val="0"/>
                <w:color w:val="000000"/>
              </w:rPr>
              <w:t>Embudo</w:t>
            </w:r>
          </w:p>
          <w:p w14:paraId="1523E0FC" w14:textId="77777777" w:rsidR="00E66716" w:rsidRPr="00F761BF" w:rsidRDefault="00E66716" w:rsidP="00607F6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napToGrid w:val="0"/>
                <w:color w:val="000000"/>
              </w:rPr>
            </w:pPr>
            <w:r w:rsidRPr="00F761BF">
              <w:rPr>
                <w:rFonts w:ascii="Arial" w:hAnsi="Arial" w:cs="Arial"/>
                <w:bCs/>
                <w:snapToGrid w:val="0"/>
                <w:color w:val="000000"/>
              </w:rPr>
              <w:t>Filtro (Zooplancton)</w:t>
            </w:r>
          </w:p>
          <w:p w14:paraId="1C7AE902" w14:textId="77777777" w:rsidR="00E66716" w:rsidRPr="00F761BF" w:rsidRDefault="00E66716" w:rsidP="00607F6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napToGrid w:val="0"/>
                <w:color w:val="000000"/>
              </w:rPr>
            </w:pPr>
            <w:r w:rsidRPr="00F761BF">
              <w:rPr>
                <w:rFonts w:ascii="Arial" w:hAnsi="Arial" w:cs="Arial"/>
                <w:bCs/>
                <w:snapToGrid w:val="0"/>
                <w:color w:val="000000"/>
              </w:rPr>
              <w:t>Caja de herramienta</w:t>
            </w:r>
          </w:p>
          <w:p w14:paraId="3249B3D1" w14:textId="54CD8E17" w:rsidR="00E66716" w:rsidRDefault="00E66716" w:rsidP="00607F6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napToGrid w:val="0"/>
                <w:color w:val="000000"/>
              </w:rPr>
            </w:pPr>
            <w:r w:rsidRPr="00F761BF">
              <w:rPr>
                <w:rFonts w:ascii="Arial" w:hAnsi="Arial" w:cs="Arial"/>
                <w:bCs/>
                <w:snapToGrid w:val="0"/>
                <w:color w:val="000000"/>
              </w:rPr>
              <w:t xml:space="preserve">Hielera con </w:t>
            </w:r>
            <w:r>
              <w:rPr>
                <w:rFonts w:ascii="Arial" w:hAnsi="Arial" w:cs="Arial"/>
                <w:bCs/>
                <w:snapToGrid w:val="0"/>
                <w:color w:val="000000"/>
              </w:rPr>
              <w:t>1</w:t>
            </w:r>
            <w:r w:rsidR="00B527C9">
              <w:rPr>
                <w:rFonts w:ascii="Arial" w:hAnsi="Arial" w:cs="Arial"/>
                <w:bCs/>
                <w:snapToGrid w:val="0"/>
                <w:color w:val="000000"/>
              </w:rPr>
              <w:t>6</w:t>
            </w:r>
            <w:r w:rsidRPr="00F761BF">
              <w:rPr>
                <w:rFonts w:ascii="Arial" w:hAnsi="Arial" w:cs="Arial"/>
                <w:bCs/>
                <w:snapToGrid w:val="0"/>
                <w:color w:val="000000"/>
              </w:rPr>
              <w:t xml:space="preserve"> frascos de 2 L</w:t>
            </w:r>
            <w:r>
              <w:rPr>
                <w:rFonts w:ascii="Arial" w:hAnsi="Arial" w:cs="Arial"/>
                <w:bCs/>
                <w:snapToGrid w:val="0"/>
                <w:color w:val="000000"/>
              </w:rPr>
              <w:t xml:space="preserve"> y 1</w:t>
            </w:r>
            <w:r w:rsidR="00B527C9">
              <w:rPr>
                <w:rFonts w:ascii="Arial" w:hAnsi="Arial" w:cs="Arial"/>
                <w:bCs/>
                <w:snapToGrid w:val="0"/>
                <w:color w:val="000000"/>
              </w:rPr>
              <w:t>6</w:t>
            </w:r>
            <w:r>
              <w:rPr>
                <w:rFonts w:ascii="Arial" w:hAnsi="Arial" w:cs="Arial"/>
                <w:bCs/>
                <w:snapToGrid w:val="0"/>
                <w:color w:val="000000"/>
              </w:rPr>
              <w:t xml:space="preserve"> frascos de </w:t>
            </w:r>
            <w:r w:rsidR="00E937CD">
              <w:rPr>
                <w:rFonts w:ascii="Arial" w:hAnsi="Arial" w:cs="Arial"/>
                <w:bCs/>
                <w:snapToGrid w:val="0"/>
                <w:color w:val="000000"/>
              </w:rPr>
              <w:t>250 mL</w:t>
            </w:r>
            <w:r w:rsidR="00B527C9">
              <w:rPr>
                <w:rFonts w:ascii="Arial" w:hAnsi="Arial" w:cs="Arial"/>
                <w:bCs/>
                <w:snapToGrid w:val="0"/>
                <w:color w:val="000000"/>
              </w:rPr>
              <w:t xml:space="preserve"> (2)</w:t>
            </w:r>
          </w:p>
          <w:p w14:paraId="50841458" w14:textId="77777777" w:rsidR="00E66716" w:rsidRPr="00F761BF" w:rsidRDefault="00E66716" w:rsidP="00607F6A">
            <w:pPr>
              <w:pStyle w:val="ListParagraph"/>
              <w:jc w:val="both"/>
              <w:rPr>
                <w:rFonts w:ascii="Arial" w:hAnsi="Arial" w:cs="Arial"/>
                <w:bCs/>
                <w:snapToGrid w:val="0"/>
                <w:color w:val="000000"/>
              </w:rPr>
            </w:pPr>
          </w:p>
          <w:p w14:paraId="760D4F61" w14:textId="77777777" w:rsidR="00E66716" w:rsidRPr="00F761BF" w:rsidRDefault="00E66716" w:rsidP="00607F6A">
            <w:pPr>
              <w:jc w:val="both"/>
              <w:rPr>
                <w:rFonts w:ascii="Arial" w:hAnsi="Arial" w:cs="Arial"/>
                <w:b/>
                <w:snapToGrid w:val="0"/>
                <w:color w:val="000000"/>
              </w:rPr>
            </w:pPr>
            <w:r w:rsidRPr="00F761BF">
              <w:rPr>
                <w:rFonts w:ascii="Arial" w:hAnsi="Arial" w:cs="Arial"/>
                <w:b/>
                <w:snapToGrid w:val="0"/>
                <w:color w:val="000000"/>
              </w:rPr>
              <w:t>Rafael Ramírez</w:t>
            </w:r>
          </w:p>
          <w:p w14:paraId="77AB2D27" w14:textId="77777777" w:rsidR="00E66716" w:rsidRDefault="00E66716" w:rsidP="00607F6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napToGrid w:val="0"/>
                <w:color w:val="000000"/>
              </w:rPr>
            </w:pPr>
            <w:r w:rsidRPr="00F761BF">
              <w:rPr>
                <w:rFonts w:ascii="Arial" w:hAnsi="Arial" w:cs="Arial"/>
                <w:bCs/>
                <w:snapToGrid w:val="0"/>
                <w:color w:val="000000"/>
              </w:rPr>
              <w:t xml:space="preserve">Turbidímetro </w:t>
            </w:r>
            <w:r>
              <w:rPr>
                <w:rFonts w:ascii="Arial" w:hAnsi="Arial" w:cs="Arial"/>
                <w:bCs/>
                <w:snapToGrid w:val="0"/>
                <w:color w:val="000000"/>
              </w:rPr>
              <w:t>cápsula con estructura</w:t>
            </w:r>
          </w:p>
          <w:p w14:paraId="7CF0272D" w14:textId="77777777" w:rsidR="00E66716" w:rsidRDefault="00E66716" w:rsidP="00607F6A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napToGrid w:val="0"/>
                <w:color w:val="000000"/>
              </w:rPr>
            </w:pPr>
          </w:p>
          <w:p w14:paraId="241BECD9" w14:textId="77777777" w:rsidR="00E66716" w:rsidRPr="002E14DF" w:rsidRDefault="00E66716" w:rsidP="00607F6A">
            <w:pPr>
              <w:spacing w:after="0" w:line="240" w:lineRule="auto"/>
              <w:jc w:val="both"/>
              <w:rPr>
                <w:rFonts w:ascii="Arial" w:hAnsi="Arial" w:cs="Arial"/>
                <w:snapToGrid w:val="0"/>
                <w:color w:val="000000"/>
              </w:rPr>
            </w:pPr>
            <w:r w:rsidRPr="00927D6A">
              <w:rPr>
                <w:rFonts w:ascii="Arial" w:hAnsi="Arial" w:cs="Arial"/>
                <w:b/>
                <w:bCs/>
                <w:snapToGrid w:val="0"/>
                <w:color w:val="000000"/>
              </w:rPr>
              <w:t>Generales:</w:t>
            </w:r>
            <w:r w:rsidRPr="00927D6A">
              <w:rPr>
                <w:rFonts w:ascii="Arial" w:hAnsi="Arial" w:cs="Arial"/>
                <w:snapToGrid w:val="0"/>
                <w:color w:val="000000"/>
              </w:rPr>
              <w:t xml:space="preserve"> Papelería: hojas, lápices, </w:t>
            </w:r>
            <w:r w:rsidRPr="002E14DF">
              <w:rPr>
                <w:rFonts w:ascii="Arial" w:hAnsi="Arial" w:cs="Arial"/>
                <w:snapToGrid w:val="0"/>
                <w:color w:val="000000"/>
              </w:rPr>
              <w:t>sacapuntas,</w:t>
            </w:r>
            <w:r w:rsidRPr="00927D6A">
              <w:rPr>
                <w:rFonts w:ascii="Arial" w:hAnsi="Arial" w:cs="Arial"/>
                <w:snapToGrid w:val="0"/>
                <w:color w:val="000000"/>
              </w:rPr>
              <w:t xml:space="preserve"> bitácoras, guantes, herramienta, piola negra, tape gris, cinchos plásticos, abrazaderas, HERRAMIENTA </w:t>
            </w:r>
            <w:r w:rsidRPr="002E14DF">
              <w:rPr>
                <w:rFonts w:ascii="Arial" w:hAnsi="Arial" w:cs="Arial"/>
                <w:snapToGrid w:val="0"/>
                <w:color w:val="000000"/>
              </w:rPr>
              <w:t>(pinzas, crecientes, desarmadores planos de cruz, llaves allen, y que cada equipo si usa una herramienta especial para cualquier cosa, llevarla), WD-40, g</w:t>
            </w:r>
            <w:r>
              <w:rPr>
                <w:rFonts w:ascii="Arial" w:hAnsi="Arial" w:cs="Arial"/>
                <w:snapToGrid w:val="0"/>
                <w:color w:val="000000"/>
              </w:rPr>
              <w:t xml:space="preserve">rilletes, </w:t>
            </w:r>
            <w:r w:rsidRPr="002E14DF">
              <w:rPr>
                <w:rFonts w:ascii="Arial" w:hAnsi="Arial" w:cs="Arial"/>
                <w:snapToGrid w:val="0"/>
                <w:color w:val="000000"/>
              </w:rPr>
              <w:t xml:space="preserve">destorcedores </w:t>
            </w:r>
            <w:r>
              <w:rPr>
                <w:rFonts w:ascii="Arial" w:hAnsi="Arial" w:cs="Arial"/>
                <w:snapToGrid w:val="0"/>
                <w:color w:val="000000"/>
              </w:rPr>
              <w:t xml:space="preserve">y </w:t>
            </w:r>
            <w:r w:rsidRPr="002E14DF">
              <w:rPr>
                <w:rFonts w:ascii="Arial" w:hAnsi="Arial" w:cs="Arial"/>
                <w:snapToGrid w:val="0"/>
                <w:color w:val="000000"/>
              </w:rPr>
              <w:t>baterías de repuesto en caso de que algún equipo use</w:t>
            </w:r>
            <w:r>
              <w:rPr>
                <w:rFonts w:ascii="Arial" w:hAnsi="Arial" w:cs="Arial"/>
                <w:snapToGrid w:val="0"/>
                <w:color w:val="000000"/>
              </w:rPr>
              <w:t>.</w:t>
            </w:r>
          </w:p>
          <w:p w14:paraId="5E5A1247" w14:textId="77777777" w:rsidR="00E66716" w:rsidRPr="00F30BD9" w:rsidRDefault="00E66716" w:rsidP="00607F6A">
            <w:pPr>
              <w:spacing w:after="0" w:line="240" w:lineRule="auto"/>
              <w:jc w:val="both"/>
              <w:rPr>
                <w:rFonts w:ascii="Arial" w:hAnsi="Arial" w:cs="Arial"/>
                <w:snapToGrid w:val="0"/>
                <w:color w:val="000000"/>
                <w:highlight w:val="cyan"/>
              </w:rPr>
            </w:pPr>
          </w:p>
        </w:tc>
      </w:tr>
      <w:tr w:rsidR="008057FA" w:rsidRPr="00F761BF" w14:paraId="4DC10FCB" w14:textId="77777777" w:rsidTr="005C319D">
        <w:trPr>
          <w:trHeight w:val="28"/>
          <w:jc w:val="center"/>
        </w:trPr>
        <w:tc>
          <w:tcPr>
            <w:tcW w:w="884" w:type="dxa"/>
            <w:vMerge w:val="restart"/>
            <w:vAlign w:val="center"/>
          </w:tcPr>
          <w:p w14:paraId="73CA262A" w14:textId="77777777" w:rsidR="008057FA" w:rsidRPr="00B1165A" w:rsidRDefault="008057FA" w:rsidP="00607F6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b/>
                <w:snapToGrid w:val="0"/>
                <w:color w:val="000000"/>
              </w:rPr>
            </w:pPr>
          </w:p>
        </w:tc>
        <w:tc>
          <w:tcPr>
            <w:tcW w:w="8818" w:type="dxa"/>
            <w:gridSpan w:val="5"/>
          </w:tcPr>
          <w:p w14:paraId="2D270A40" w14:textId="77777777" w:rsidR="008057FA" w:rsidRPr="00B24015" w:rsidRDefault="008057FA" w:rsidP="00607F6A">
            <w:pPr>
              <w:jc w:val="both"/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</w:pPr>
            <w:r w:rsidRPr="00B24015">
              <w:rPr>
                <w:rFonts w:ascii="Arial" w:hAnsi="Arial" w:cs="Arial"/>
                <w:b/>
                <w:snapToGrid w:val="0"/>
                <w:color w:val="000000"/>
                <w:sz w:val="24"/>
                <w:szCs w:val="24"/>
              </w:rPr>
              <w:t xml:space="preserve">Relación de participantes:                                                         </w:t>
            </w:r>
          </w:p>
        </w:tc>
      </w:tr>
      <w:tr w:rsidR="008057FA" w:rsidRPr="00F761BF" w14:paraId="05A07DDD" w14:textId="77777777" w:rsidTr="008057FA">
        <w:trPr>
          <w:trHeight w:val="28"/>
          <w:jc w:val="center"/>
        </w:trPr>
        <w:tc>
          <w:tcPr>
            <w:tcW w:w="884" w:type="dxa"/>
            <w:vMerge/>
            <w:vAlign w:val="center"/>
          </w:tcPr>
          <w:p w14:paraId="0287B0B9" w14:textId="77777777" w:rsidR="008057FA" w:rsidRPr="00B1165A" w:rsidRDefault="008057FA" w:rsidP="00607F6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snapToGrid w:val="0"/>
                <w:color w:val="000000"/>
              </w:rPr>
            </w:pPr>
          </w:p>
        </w:tc>
        <w:tc>
          <w:tcPr>
            <w:tcW w:w="2608" w:type="dxa"/>
            <w:gridSpan w:val="2"/>
          </w:tcPr>
          <w:p w14:paraId="2A9351BF" w14:textId="77777777" w:rsidR="008057FA" w:rsidRPr="00F761BF" w:rsidRDefault="008057FA" w:rsidP="00607F6A">
            <w:pPr>
              <w:jc w:val="both"/>
              <w:rPr>
                <w:rFonts w:ascii="Arial" w:hAnsi="Arial" w:cs="Arial"/>
                <w:snapToGrid w:val="0"/>
              </w:rPr>
            </w:pPr>
            <w:r w:rsidRPr="00F761BF">
              <w:rPr>
                <w:rFonts w:ascii="Arial" w:hAnsi="Arial" w:cs="Arial"/>
                <w:snapToGrid w:val="0"/>
              </w:rPr>
              <w:t>Nombre</w:t>
            </w:r>
          </w:p>
        </w:tc>
        <w:tc>
          <w:tcPr>
            <w:tcW w:w="1798" w:type="dxa"/>
          </w:tcPr>
          <w:p w14:paraId="70B3CA21" w14:textId="77777777" w:rsidR="008057FA" w:rsidRPr="00F761BF" w:rsidRDefault="008057FA" w:rsidP="00607F6A">
            <w:pPr>
              <w:jc w:val="both"/>
              <w:rPr>
                <w:rFonts w:ascii="Arial" w:hAnsi="Arial" w:cs="Arial"/>
                <w:snapToGrid w:val="0"/>
                <w:lang w:val="en-US"/>
              </w:rPr>
            </w:pPr>
            <w:r w:rsidRPr="00F761BF">
              <w:rPr>
                <w:rFonts w:ascii="Arial" w:hAnsi="Arial" w:cs="Arial"/>
                <w:snapToGrid w:val="0"/>
                <w:lang w:val="en-US"/>
              </w:rPr>
              <w:t>Teléfono</w:t>
            </w:r>
          </w:p>
        </w:tc>
        <w:tc>
          <w:tcPr>
            <w:tcW w:w="4412" w:type="dxa"/>
            <w:gridSpan w:val="2"/>
          </w:tcPr>
          <w:p w14:paraId="3C5E383E" w14:textId="77777777" w:rsidR="008057FA" w:rsidRPr="00F761BF" w:rsidRDefault="008057FA" w:rsidP="00607F6A">
            <w:pPr>
              <w:jc w:val="both"/>
              <w:rPr>
                <w:rFonts w:ascii="Arial" w:hAnsi="Arial" w:cs="Arial"/>
                <w:color w:val="000000"/>
              </w:rPr>
            </w:pPr>
            <w:r w:rsidRPr="00F761BF">
              <w:rPr>
                <w:rFonts w:ascii="Arial" w:hAnsi="Arial" w:cs="Arial"/>
                <w:color w:val="000000"/>
              </w:rPr>
              <w:t>Actividades</w:t>
            </w:r>
          </w:p>
        </w:tc>
      </w:tr>
      <w:tr w:rsidR="008057FA" w:rsidRPr="00F761BF" w14:paraId="28BFE712" w14:textId="77777777" w:rsidTr="008057FA">
        <w:trPr>
          <w:trHeight w:val="28"/>
          <w:jc w:val="center"/>
        </w:trPr>
        <w:tc>
          <w:tcPr>
            <w:tcW w:w="884" w:type="dxa"/>
            <w:vMerge/>
            <w:vAlign w:val="center"/>
          </w:tcPr>
          <w:p w14:paraId="79094ADE" w14:textId="77777777" w:rsidR="008057FA" w:rsidRPr="00B1165A" w:rsidRDefault="008057FA" w:rsidP="00607F6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snapToGrid w:val="0"/>
                <w:color w:val="000000"/>
              </w:rPr>
            </w:pPr>
          </w:p>
        </w:tc>
        <w:tc>
          <w:tcPr>
            <w:tcW w:w="2608" w:type="dxa"/>
            <w:gridSpan w:val="2"/>
          </w:tcPr>
          <w:p w14:paraId="748A20B4" w14:textId="77777777" w:rsidR="008057FA" w:rsidRPr="00F761BF" w:rsidRDefault="008057FA" w:rsidP="00607F6A">
            <w:pPr>
              <w:jc w:val="both"/>
              <w:rPr>
                <w:rFonts w:ascii="Arial" w:hAnsi="Arial" w:cs="Arial"/>
                <w:snapToGrid w:val="0"/>
              </w:rPr>
            </w:pPr>
            <w:r w:rsidRPr="00AC2F64">
              <w:rPr>
                <w:rFonts w:ascii="Arial" w:hAnsi="Arial" w:cs="Arial"/>
                <w:snapToGrid w:val="0"/>
              </w:rPr>
              <w:t>Ilze Patricia Cuevas</w:t>
            </w:r>
          </w:p>
        </w:tc>
        <w:tc>
          <w:tcPr>
            <w:tcW w:w="1798" w:type="dxa"/>
          </w:tcPr>
          <w:p w14:paraId="7215958B" w14:textId="77777777" w:rsidR="008057FA" w:rsidRPr="00F761BF" w:rsidRDefault="008057FA" w:rsidP="00607F6A">
            <w:pPr>
              <w:jc w:val="both"/>
              <w:rPr>
                <w:rFonts w:ascii="Arial" w:hAnsi="Arial" w:cs="Arial"/>
                <w:snapToGrid w:val="0"/>
              </w:rPr>
            </w:pPr>
            <w:r>
              <w:rPr>
                <w:rFonts w:ascii="Arial" w:hAnsi="Arial" w:cs="Arial"/>
                <w:snapToGrid w:val="0"/>
              </w:rPr>
              <w:t>612-104-38-51</w:t>
            </w:r>
          </w:p>
        </w:tc>
        <w:tc>
          <w:tcPr>
            <w:tcW w:w="4412" w:type="dxa"/>
            <w:gridSpan w:val="2"/>
          </w:tcPr>
          <w:p w14:paraId="4116F4F3" w14:textId="77777777" w:rsidR="008057FA" w:rsidRPr="00F761BF" w:rsidRDefault="008057FA" w:rsidP="00607F6A">
            <w:pPr>
              <w:jc w:val="both"/>
              <w:rPr>
                <w:rFonts w:ascii="Arial" w:hAnsi="Arial" w:cs="Arial"/>
                <w:color w:val="000000"/>
              </w:rPr>
            </w:pPr>
            <w:r w:rsidRPr="00F761BF">
              <w:rPr>
                <w:rFonts w:ascii="Arial" w:hAnsi="Arial" w:cs="Arial"/>
                <w:snapToGrid w:val="0"/>
              </w:rPr>
              <w:t>Bitácora/Toma de muestras</w:t>
            </w:r>
          </w:p>
        </w:tc>
      </w:tr>
      <w:tr w:rsidR="008057FA" w:rsidRPr="00F761BF" w14:paraId="72483816" w14:textId="77777777" w:rsidTr="008057FA">
        <w:trPr>
          <w:trHeight w:val="20"/>
          <w:jc w:val="center"/>
        </w:trPr>
        <w:tc>
          <w:tcPr>
            <w:tcW w:w="884" w:type="dxa"/>
            <w:vMerge/>
            <w:vAlign w:val="center"/>
          </w:tcPr>
          <w:p w14:paraId="65105A61" w14:textId="77777777" w:rsidR="008057FA" w:rsidRPr="00B1165A" w:rsidRDefault="008057FA" w:rsidP="00607F6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snapToGrid w:val="0"/>
                <w:color w:val="000000"/>
              </w:rPr>
            </w:pPr>
          </w:p>
        </w:tc>
        <w:tc>
          <w:tcPr>
            <w:tcW w:w="2608" w:type="dxa"/>
            <w:gridSpan w:val="2"/>
          </w:tcPr>
          <w:p w14:paraId="3F6827F6" w14:textId="77777777" w:rsidR="008057FA" w:rsidRPr="00F761BF" w:rsidRDefault="008057FA" w:rsidP="00607F6A">
            <w:pPr>
              <w:jc w:val="both"/>
              <w:rPr>
                <w:rFonts w:ascii="Arial" w:hAnsi="Arial" w:cs="Arial"/>
                <w:snapToGrid w:val="0"/>
              </w:rPr>
            </w:pPr>
            <w:r w:rsidRPr="00F761BF">
              <w:rPr>
                <w:rFonts w:ascii="Arial" w:hAnsi="Arial" w:cs="Arial"/>
                <w:snapToGrid w:val="0"/>
              </w:rPr>
              <w:t>Iv</w:t>
            </w:r>
            <w:r>
              <w:rPr>
                <w:rFonts w:ascii="Arial" w:hAnsi="Arial" w:cs="Arial"/>
                <w:snapToGrid w:val="0"/>
              </w:rPr>
              <w:t xml:space="preserve">onne Martínez Mendoza </w:t>
            </w:r>
          </w:p>
        </w:tc>
        <w:tc>
          <w:tcPr>
            <w:tcW w:w="1798" w:type="dxa"/>
          </w:tcPr>
          <w:p w14:paraId="19D1D15A" w14:textId="77777777" w:rsidR="008057FA" w:rsidRPr="00F761BF" w:rsidRDefault="008057FA" w:rsidP="00607F6A">
            <w:pPr>
              <w:jc w:val="both"/>
              <w:rPr>
                <w:rFonts w:ascii="Arial" w:hAnsi="Arial" w:cs="Arial"/>
                <w:snapToGrid w:val="0"/>
              </w:rPr>
            </w:pPr>
            <w:r>
              <w:rPr>
                <w:rFonts w:ascii="Arial" w:hAnsi="Arial" w:cs="Arial"/>
                <w:snapToGrid w:val="0"/>
              </w:rPr>
              <w:t>646-121-88-72</w:t>
            </w:r>
          </w:p>
        </w:tc>
        <w:tc>
          <w:tcPr>
            <w:tcW w:w="4412" w:type="dxa"/>
            <w:gridSpan w:val="2"/>
          </w:tcPr>
          <w:p w14:paraId="21591A07" w14:textId="77777777" w:rsidR="008057FA" w:rsidRPr="00F761BF" w:rsidRDefault="008057FA" w:rsidP="00607F6A">
            <w:pPr>
              <w:jc w:val="both"/>
              <w:rPr>
                <w:rFonts w:ascii="Arial" w:hAnsi="Arial" w:cs="Arial"/>
                <w:snapToGrid w:val="0"/>
              </w:rPr>
            </w:pPr>
            <w:r w:rsidRPr="00F761BF">
              <w:rPr>
                <w:rFonts w:ascii="Arial" w:hAnsi="Arial" w:cs="Arial"/>
                <w:snapToGrid w:val="0"/>
              </w:rPr>
              <w:t>Toma de muestras</w:t>
            </w:r>
          </w:p>
        </w:tc>
      </w:tr>
      <w:tr w:rsidR="008057FA" w:rsidRPr="00F761BF" w14:paraId="5EFB6B55" w14:textId="77777777" w:rsidTr="008057FA">
        <w:trPr>
          <w:trHeight w:val="20"/>
          <w:jc w:val="center"/>
        </w:trPr>
        <w:tc>
          <w:tcPr>
            <w:tcW w:w="884" w:type="dxa"/>
            <w:vMerge/>
            <w:vAlign w:val="center"/>
          </w:tcPr>
          <w:p w14:paraId="579C9103" w14:textId="77777777" w:rsidR="008057FA" w:rsidRPr="00B1165A" w:rsidRDefault="008057FA" w:rsidP="00607F6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snapToGrid w:val="0"/>
                <w:color w:val="000000"/>
              </w:rPr>
            </w:pPr>
          </w:p>
        </w:tc>
        <w:tc>
          <w:tcPr>
            <w:tcW w:w="2608" w:type="dxa"/>
            <w:gridSpan w:val="2"/>
          </w:tcPr>
          <w:p w14:paraId="2C740505" w14:textId="1E1E659F" w:rsidR="008057FA" w:rsidRPr="00F761BF" w:rsidRDefault="008057FA" w:rsidP="00607F6A">
            <w:pPr>
              <w:jc w:val="both"/>
              <w:rPr>
                <w:rFonts w:ascii="Arial" w:hAnsi="Arial" w:cs="Arial"/>
                <w:snapToGrid w:val="0"/>
              </w:rPr>
            </w:pPr>
            <w:r w:rsidRPr="006F4668">
              <w:rPr>
                <w:rFonts w:ascii="Arial" w:hAnsi="Arial" w:cs="Arial"/>
                <w:snapToGrid w:val="0"/>
              </w:rPr>
              <w:t>Felipe de Jesús García Romero</w:t>
            </w:r>
          </w:p>
        </w:tc>
        <w:tc>
          <w:tcPr>
            <w:tcW w:w="1798" w:type="dxa"/>
          </w:tcPr>
          <w:p w14:paraId="79F15DFD" w14:textId="77777777" w:rsidR="008057FA" w:rsidRPr="00F761BF" w:rsidRDefault="008057FA" w:rsidP="00607F6A">
            <w:pPr>
              <w:jc w:val="both"/>
              <w:rPr>
                <w:rFonts w:ascii="Arial" w:hAnsi="Arial" w:cs="Arial"/>
                <w:snapToGrid w:val="0"/>
              </w:rPr>
            </w:pPr>
            <w:r>
              <w:rPr>
                <w:rFonts w:ascii="Arial" w:hAnsi="Arial" w:cs="Arial"/>
                <w:snapToGrid w:val="0"/>
              </w:rPr>
              <w:t>612-147-79-12</w:t>
            </w:r>
          </w:p>
        </w:tc>
        <w:tc>
          <w:tcPr>
            <w:tcW w:w="4412" w:type="dxa"/>
            <w:gridSpan w:val="2"/>
          </w:tcPr>
          <w:p w14:paraId="3BAFB68F" w14:textId="77777777" w:rsidR="008057FA" w:rsidRPr="00F761BF" w:rsidRDefault="008057FA" w:rsidP="00607F6A">
            <w:pPr>
              <w:jc w:val="both"/>
              <w:rPr>
                <w:rFonts w:ascii="Arial" w:hAnsi="Arial" w:cs="Arial"/>
                <w:snapToGrid w:val="0"/>
              </w:rPr>
            </w:pPr>
            <w:r w:rsidRPr="00F761BF">
              <w:rPr>
                <w:rFonts w:ascii="Arial" w:hAnsi="Arial" w:cs="Arial"/>
                <w:snapToGrid w:val="0"/>
              </w:rPr>
              <w:t>Sonda multiparamétrica/Toma de muestras</w:t>
            </w:r>
          </w:p>
        </w:tc>
      </w:tr>
      <w:tr w:rsidR="008057FA" w:rsidRPr="00F761BF" w14:paraId="3FFB49FB" w14:textId="77777777" w:rsidTr="008057FA">
        <w:trPr>
          <w:trHeight w:val="910"/>
          <w:jc w:val="center"/>
        </w:trPr>
        <w:tc>
          <w:tcPr>
            <w:tcW w:w="884" w:type="dxa"/>
            <w:vMerge/>
            <w:vAlign w:val="center"/>
          </w:tcPr>
          <w:p w14:paraId="6E517E7B" w14:textId="77777777" w:rsidR="008057FA" w:rsidRPr="00B1165A" w:rsidRDefault="008057FA" w:rsidP="00607F6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snapToGrid w:val="0"/>
                <w:color w:val="000000"/>
              </w:rPr>
            </w:pPr>
          </w:p>
        </w:tc>
        <w:tc>
          <w:tcPr>
            <w:tcW w:w="2608" w:type="dxa"/>
            <w:gridSpan w:val="2"/>
          </w:tcPr>
          <w:p w14:paraId="476E3662" w14:textId="4E8EFF25" w:rsidR="008057FA" w:rsidRPr="00F761BF" w:rsidRDefault="00607F6A" w:rsidP="00607F6A">
            <w:pPr>
              <w:jc w:val="both"/>
              <w:rPr>
                <w:rFonts w:ascii="Arial" w:hAnsi="Arial" w:cs="Arial"/>
                <w:snapToGrid w:val="0"/>
              </w:rPr>
            </w:pPr>
            <w:r w:rsidRPr="00607F6A">
              <w:rPr>
                <w:rFonts w:ascii="Arial" w:hAnsi="Arial" w:cs="Arial"/>
                <w:snapToGrid w:val="0"/>
              </w:rPr>
              <w:t>Esmeralda</w:t>
            </w:r>
            <w:r>
              <w:rPr>
                <w:rFonts w:ascii="Arial" w:hAnsi="Arial" w:cs="Arial"/>
                <w:snapToGrid w:val="0"/>
              </w:rPr>
              <w:t xml:space="preserve"> Morales Domínguez</w:t>
            </w:r>
          </w:p>
        </w:tc>
        <w:tc>
          <w:tcPr>
            <w:tcW w:w="1798" w:type="dxa"/>
          </w:tcPr>
          <w:p w14:paraId="6A29379F" w14:textId="7DAE909E" w:rsidR="008057FA" w:rsidRPr="00F761BF" w:rsidRDefault="008057FA" w:rsidP="00607F6A">
            <w:pPr>
              <w:jc w:val="both"/>
              <w:rPr>
                <w:rFonts w:ascii="Arial" w:hAnsi="Arial" w:cs="Arial"/>
                <w:snapToGrid w:val="0"/>
              </w:rPr>
            </w:pPr>
          </w:p>
        </w:tc>
        <w:tc>
          <w:tcPr>
            <w:tcW w:w="4412" w:type="dxa"/>
            <w:gridSpan w:val="2"/>
          </w:tcPr>
          <w:p w14:paraId="4A47CFCA" w14:textId="2AA3491B" w:rsidR="008057FA" w:rsidRPr="00F761BF" w:rsidRDefault="00607F6A" w:rsidP="00607F6A">
            <w:pPr>
              <w:jc w:val="both"/>
              <w:rPr>
                <w:rFonts w:ascii="Arial" w:hAnsi="Arial" w:cs="Arial"/>
                <w:snapToGrid w:val="0"/>
              </w:rPr>
            </w:pPr>
            <w:r>
              <w:rPr>
                <w:rFonts w:ascii="Arial" w:hAnsi="Arial" w:cs="Arial"/>
                <w:color w:val="000000"/>
              </w:rPr>
              <w:t>TSS y solidos disueltos</w:t>
            </w:r>
          </w:p>
        </w:tc>
      </w:tr>
      <w:tr w:rsidR="00607F6A" w:rsidRPr="00F761BF" w14:paraId="2D700828" w14:textId="77777777" w:rsidTr="008057FA">
        <w:trPr>
          <w:trHeight w:val="910"/>
          <w:jc w:val="center"/>
        </w:trPr>
        <w:tc>
          <w:tcPr>
            <w:tcW w:w="884" w:type="dxa"/>
            <w:vMerge/>
            <w:vAlign w:val="center"/>
          </w:tcPr>
          <w:p w14:paraId="63992B1E" w14:textId="77777777" w:rsidR="00607F6A" w:rsidRPr="008057FA" w:rsidRDefault="00607F6A" w:rsidP="00607F6A">
            <w:pPr>
              <w:ind w:left="360"/>
              <w:jc w:val="both"/>
              <w:rPr>
                <w:rFonts w:ascii="Arial" w:hAnsi="Arial" w:cs="Arial"/>
                <w:snapToGrid w:val="0"/>
                <w:color w:val="000000"/>
              </w:rPr>
            </w:pPr>
          </w:p>
        </w:tc>
        <w:tc>
          <w:tcPr>
            <w:tcW w:w="2608" w:type="dxa"/>
            <w:gridSpan w:val="2"/>
          </w:tcPr>
          <w:p w14:paraId="06181484" w14:textId="52352DE9" w:rsidR="00607F6A" w:rsidRPr="00F761BF" w:rsidRDefault="00607F6A" w:rsidP="00607F6A">
            <w:pPr>
              <w:jc w:val="both"/>
              <w:rPr>
                <w:rFonts w:ascii="Arial" w:hAnsi="Arial" w:cs="Arial"/>
                <w:snapToGrid w:val="0"/>
              </w:rPr>
            </w:pPr>
            <w:r w:rsidRPr="00F761BF">
              <w:rPr>
                <w:rFonts w:ascii="Arial" w:hAnsi="Arial" w:cs="Arial"/>
                <w:snapToGrid w:val="0"/>
              </w:rPr>
              <w:t>Miguel Matus Hernández (</w:t>
            </w:r>
            <w:r w:rsidRPr="00F761BF">
              <w:rPr>
                <w:rFonts w:ascii="Arial" w:hAnsi="Arial" w:cs="Arial"/>
                <w:i/>
                <w:iCs/>
                <w:snapToGrid w:val="0"/>
              </w:rPr>
              <w:t>Jefe de crucero</w:t>
            </w:r>
            <w:r w:rsidRPr="00F761BF">
              <w:rPr>
                <w:rFonts w:ascii="Arial" w:hAnsi="Arial" w:cs="Arial"/>
                <w:snapToGrid w:val="0"/>
              </w:rPr>
              <w:t>)</w:t>
            </w:r>
          </w:p>
        </w:tc>
        <w:tc>
          <w:tcPr>
            <w:tcW w:w="1798" w:type="dxa"/>
          </w:tcPr>
          <w:p w14:paraId="64D7ADAB" w14:textId="5D2F1F95" w:rsidR="00607F6A" w:rsidRPr="00F761BF" w:rsidRDefault="00607F6A" w:rsidP="00607F6A">
            <w:pPr>
              <w:jc w:val="both"/>
              <w:rPr>
                <w:rFonts w:ascii="Arial" w:hAnsi="Arial" w:cs="Arial"/>
                <w:snapToGrid w:val="0"/>
              </w:rPr>
            </w:pPr>
            <w:r w:rsidRPr="00F761BF">
              <w:rPr>
                <w:rFonts w:ascii="Arial" w:hAnsi="Arial" w:cs="Arial"/>
                <w:snapToGrid w:val="0"/>
              </w:rPr>
              <w:t>612</w:t>
            </w:r>
            <w:r>
              <w:rPr>
                <w:rFonts w:ascii="Arial" w:hAnsi="Arial" w:cs="Arial"/>
                <w:snapToGrid w:val="0"/>
              </w:rPr>
              <w:t>-</w:t>
            </w:r>
            <w:r w:rsidRPr="00F761BF">
              <w:rPr>
                <w:rFonts w:ascii="Arial" w:hAnsi="Arial" w:cs="Arial"/>
                <w:snapToGrid w:val="0"/>
              </w:rPr>
              <w:t>141</w:t>
            </w:r>
            <w:r>
              <w:rPr>
                <w:rFonts w:ascii="Arial" w:hAnsi="Arial" w:cs="Arial"/>
                <w:snapToGrid w:val="0"/>
              </w:rPr>
              <w:t>-</w:t>
            </w:r>
            <w:r w:rsidRPr="00F761BF">
              <w:rPr>
                <w:rFonts w:ascii="Arial" w:hAnsi="Arial" w:cs="Arial"/>
                <w:snapToGrid w:val="0"/>
              </w:rPr>
              <w:t>27</w:t>
            </w:r>
            <w:r>
              <w:rPr>
                <w:rFonts w:ascii="Arial" w:hAnsi="Arial" w:cs="Arial"/>
                <w:snapToGrid w:val="0"/>
              </w:rPr>
              <w:t>-</w:t>
            </w:r>
            <w:r w:rsidRPr="00F761BF">
              <w:rPr>
                <w:rFonts w:ascii="Arial" w:hAnsi="Arial" w:cs="Arial"/>
                <w:snapToGrid w:val="0"/>
              </w:rPr>
              <w:t>24</w:t>
            </w:r>
          </w:p>
        </w:tc>
        <w:tc>
          <w:tcPr>
            <w:tcW w:w="4412" w:type="dxa"/>
            <w:gridSpan w:val="2"/>
          </w:tcPr>
          <w:p w14:paraId="412E6F49" w14:textId="73DB6C18" w:rsidR="00607F6A" w:rsidRPr="00F761BF" w:rsidRDefault="00607F6A" w:rsidP="00607F6A">
            <w:pPr>
              <w:jc w:val="both"/>
              <w:rPr>
                <w:rFonts w:ascii="Arial" w:hAnsi="Arial" w:cs="Arial"/>
                <w:color w:val="000000"/>
              </w:rPr>
            </w:pPr>
            <w:r w:rsidRPr="00F761BF">
              <w:rPr>
                <w:rFonts w:ascii="Arial" w:hAnsi="Arial" w:cs="Arial"/>
                <w:color w:val="000000"/>
              </w:rPr>
              <w:t>Botella Niskin/Toma de muestras</w:t>
            </w:r>
          </w:p>
        </w:tc>
      </w:tr>
      <w:tr w:rsidR="00607F6A" w:rsidRPr="00F761BF" w14:paraId="7482E868" w14:textId="77777777" w:rsidTr="005C319D">
        <w:trPr>
          <w:trHeight w:val="533"/>
          <w:jc w:val="center"/>
        </w:trPr>
        <w:tc>
          <w:tcPr>
            <w:tcW w:w="884" w:type="dxa"/>
            <w:vMerge w:val="restart"/>
            <w:vAlign w:val="center"/>
          </w:tcPr>
          <w:p w14:paraId="2651F49B" w14:textId="77777777" w:rsidR="00607F6A" w:rsidRPr="00B1165A" w:rsidRDefault="00607F6A" w:rsidP="00607F6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snapToGrid w:val="0"/>
                <w:color w:val="000000"/>
              </w:rPr>
            </w:pPr>
          </w:p>
        </w:tc>
        <w:tc>
          <w:tcPr>
            <w:tcW w:w="8818" w:type="dxa"/>
            <w:gridSpan w:val="5"/>
          </w:tcPr>
          <w:p w14:paraId="3121B0A8" w14:textId="77777777" w:rsidR="00607F6A" w:rsidRPr="009D74A3" w:rsidRDefault="00607F6A" w:rsidP="00607F6A">
            <w:pPr>
              <w:jc w:val="both"/>
              <w:rPr>
                <w:rFonts w:ascii="Arial" w:hAnsi="Arial" w:cs="Arial"/>
                <w:b/>
                <w:bCs/>
                <w:color w:val="000000"/>
              </w:rPr>
            </w:pPr>
            <w:r w:rsidRPr="009D74A3">
              <w:rPr>
                <w:rFonts w:ascii="Arial" w:hAnsi="Arial" w:cs="Arial"/>
                <w:b/>
                <w:bCs/>
                <w:color w:val="000000"/>
              </w:rPr>
              <w:t xml:space="preserve">Responsable de recoger muestras </w:t>
            </w:r>
          </w:p>
        </w:tc>
      </w:tr>
      <w:tr w:rsidR="00607F6A" w:rsidRPr="00F761BF" w14:paraId="40AC24B7" w14:textId="77777777" w:rsidTr="008057FA">
        <w:trPr>
          <w:trHeight w:val="910"/>
          <w:jc w:val="center"/>
        </w:trPr>
        <w:tc>
          <w:tcPr>
            <w:tcW w:w="884" w:type="dxa"/>
            <w:vMerge/>
            <w:vAlign w:val="center"/>
          </w:tcPr>
          <w:p w14:paraId="5D1AD3A4" w14:textId="77777777" w:rsidR="00607F6A" w:rsidRPr="00B1165A" w:rsidRDefault="00607F6A" w:rsidP="00607F6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snapToGrid w:val="0"/>
                <w:color w:val="000000"/>
              </w:rPr>
            </w:pPr>
          </w:p>
        </w:tc>
        <w:tc>
          <w:tcPr>
            <w:tcW w:w="2608" w:type="dxa"/>
            <w:gridSpan w:val="2"/>
          </w:tcPr>
          <w:p w14:paraId="69363023" w14:textId="109570FD" w:rsidR="00607F6A" w:rsidRPr="00607F6A" w:rsidRDefault="00607F6A" w:rsidP="00607F6A">
            <w:pPr>
              <w:jc w:val="both"/>
              <w:rPr>
                <w:rFonts w:ascii="Arial" w:hAnsi="Arial" w:cs="Arial"/>
                <w:snapToGrid w:val="0"/>
              </w:rPr>
            </w:pPr>
            <w:r w:rsidRPr="00607F6A">
              <w:rPr>
                <w:rFonts w:ascii="Arial" w:hAnsi="Arial" w:cs="Arial"/>
                <w:snapToGrid w:val="0"/>
              </w:rPr>
              <w:t xml:space="preserve">Arturo </w:t>
            </w:r>
            <w:r>
              <w:rPr>
                <w:rFonts w:ascii="Arial" w:hAnsi="Arial" w:cs="Arial"/>
                <w:snapToGrid w:val="0"/>
              </w:rPr>
              <w:t>Torres Ocampo / Ernesto García</w:t>
            </w:r>
            <w:r w:rsidRPr="00607F6A">
              <w:rPr>
                <w:rFonts w:ascii="Arial" w:hAnsi="Arial" w:cs="Arial"/>
                <w:snapToGrid w:val="0"/>
              </w:rPr>
              <w:t xml:space="preserve"> </w:t>
            </w:r>
            <w:r>
              <w:rPr>
                <w:rFonts w:ascii="Arial" w:hAnsi="Arial" w:cs="Arial"/>
                <w:snapToGrid w:val="0"/>
              </w:rPr>
              <w:t>Mendoza</w:t>
            </w:r>
          </w:p>
        </w:tc>
        <w:tc>
          <w:tcPr>
            <w:tcW w:w="1798" w:type="dxa"/>
          </w:tcPr>
          <w:p w14:paraId="5EE1AEB1" w14:textId="77777777" w:rsidR="00607F6A" w:rsidRPr="00607F6A" w:rsidRDefault="00607F6A" w:rsidP="00607F6A">
            <w:pPr>
              <w:jc w:val="both"/>
              <w:rPr>
                <w:rFonts w:ascii="Arial" w:hAnsi="Arial" w:cs="Arial"/>
                <w:snapToGrid w:val="0"/>
              </w:rPr>
            </w:pPr>
          </w:p>
        </w:tc>
        <w:tc>
          <w:tcPr>
            <w:tcW w:w="4412" w:type="dxa"/>
            <w:gridSpan w:val="2"/>
          </w:tcPr>
          <w:p w14:paraId="12F79F6F" w14:textId="65486664" w:rsidR="00607F6A" w:rsidRPr="00607F6A" w:rsidRDefault="00607F6A" w:rsidP="00607F6A">
            <w:pPr>
              <w:jc w:val="both"/>
              <w:rPr>
                <w:rFonts w:ascii="Arial" w:hAnsi="Arial" w:cs="Arial"/>
                <w:color w:val="000000"/>
              </w:rPr>
            </w:pPr>
            <w:r w:rsidRPr="00607F6A">
              <w:rPr>
                <w:rFonts w:ascii="Arial" w:hAnsi="Arial" w:cs="Arial"/>
                <w:snapToGrid w:val="0"/>
              </w:rPr>
              <w:t>Nombrar a una persona  para recoger muestras en coral y marina</w:t>
            </w:r>
          </w:p>
        </w:tc>
      </w:tr>
      <w:tr w:rsidR="00607F6A" w:rsidRPr="00F761BF" w14:paraId="7EBF04E9" w14:textId="77777777" w:rsidTr="008057FA">
        <w:trPr>
          <w:trHeight w:val="910"/>
          <w:jc w:val="center"/>
        </w:trPr>
        <w:tc>
          <w:tcPr>
            <w:tcW w:w="884" w:type="dxa"/>
            <w:vAlign w:val="center"/>
          </w:tcPr>
          <w:p w14:paraId="27094D95" w14:textId="77777777" w:rsidR="00607F6A" w:rsidRPr="00B1165A" w:rsidRDefault="00607F6A" w:rsidP="00607F6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snapToGrid w:val="0"/>
                <w:color w:val="000000"/>
              </w:rPr>
            </w:pPr>
          </w:p>
        </w:tc>
        <w:tc>
          <w:tcPr>
            <w:tcW w:w="2608" w:type="dxa"/>
            <w:gridSpan w:val="2"/>
          </w:tcPr>
          <w:p w14:paraId="2AF22373" w14:textId="77777777" w:rsidR="00607F6A" w:rsidRDefault="00607F6A" w:rsidP="00607F6A">
            <w:pPr>
              <w:jc w:val="both"/>
              <w:rPr>
                <w:rFonts w:ascii="Arial" w:hAnsi="Arial" w:cs="Arial"/>
                <w:snapToGrid w:val="0"/>
              </w:rPr>
            </w:pPr>
            <w:r>
              <w:rPr>
                <w:rFonts w:ascii="Arial" w:hAnsi="Arial" w:cs="Arial"/>
                <w:snapToGrid w:val="0"/>
              </w:rPr>
              <w:t>Investigadores</w:t>
            </w:r>
          </w:p>
        </w:tc>
        <w:tc>
          <w:tcPr>
            <w:tcW w:w="1798" w:type="dxa"/>
          </w:tcPr>
          <w:p w14:paraId="2646AFD9" w14:textId="77777777" w:rsidR="00607F6A" w:rsidRPr="009D74A3" w:rsidRDefault="00607F6A" w:rsidP="00607F6A">
            <w:pPr>
              <w:jc w:val="both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Laboratorio de Biología Algal</w:t>
            </w:r>
          </w:p>
        </w:tc>
        <w:tc>
          <w:tcPr>
            <w:tcW w:w="4412" w:type="dxa"/>
            <w:gridSpan w:val="2"/>
          </w:tcPr>
          <w:p w14:paraId="00D4CCBC" w14:textId="77777777" w:rsidR="00607F6A" w:rsidRDefault="00607F6A" w:rsidP="00607F6A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Se les notificará la hora aproximada de llegada para que pasen a recoger sus muestras</w:t>
            </w:r>
          </w:p>
        </w:tc>
      </w:tr>
      <w:tr w:rsidR="00607F6A" w:rsidRPr="00F761BF" w14:paraId="5C4EE707" w14:textId="77777777" w:rsidTr="005C319D">
        <w:trPr>
          <w:trHeight w:val="480"/>
          <w:jc w:val="center"/>
        </w:trPr>
        <w:tc>
          <w:tcPr>
            <w:tcW w:w="884" w:type="dxa"/>
            <w:vMerge w:val="restart"/>
            <w:vAlign w:val="center"/>
          </w:tcPr>
          <w:p w14:paraId="012C5CD4" w14:textId="77777777" w:rsidR="00607F6A" w:rsidRPr="00B1165A" w:rsidRDefault="00607F6A" w:rsidP="00607F6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b/>
                <w:snapToGrid w:val="0"/>
                <w:color w:val="000000"/>
              </w:rPr>
            </w:pPr>
          </w:p>
        </w:tc>
        <w:tc>
          <w:tcPr>
            <w:tcW w:w="8818" w:type="dxa"/>
            <w:gridSpan w:val="5"/>
          </w:tcPr>
          <w:p w14:paraId="1DF1EB89" w14:textId="77777777" w:rsidR="00607F6A" w:rsidRPr="00F761BF" w:rsidRDefault="00607F6A" w:rsidP="00607F6A">
            <w:pPr>
              <w:jc w:val="both"/>
              <w:rPr>
                <w:rFonts w:ascii="Arial" w:hAnsi="Arial" w:cs="Arial"/>
                <w:snapToGrid w:val="0"/>
                <w:sz w:val="24"/>
                <w:szCs w:val="24"/>
              </w:rPr>
            </w:pPr>
            <w:r w:rsidRPr="00F761BF">
              <w:rPr>
                <w:rFonts w:ascii="Arial" w:hAnsi="Arial" w:cs="Arial"/>
                <w:b/>
                <w:snapToGrid w:val="0"/>
                <w:sz w:val="24"/>
                <w:szCs w:val="24"/>
              </w:rPr>
              <w:t xml:space="preserve">Tiempo </w:t>
            </w:r>
            <w:r>
              <w:rPr>
                <w:rFonts w:ascii="Arial" w:hAnsi="Arial" w:cs="Arial"/>
                <w:b/>
                <w:snapToGrid w:val="0"/>
                <w:sz w:val="24"/>
                <w:szCs w:val="24"/>
              </w:rPr>
              <w:t>de crucero:</w:t>
            </w:r>
          </w:p>
          <w:p w14:paraId="64E5BB4A" w14:textId="77777777" w:rsidR="00607F6A" w:rsidRPr="00F761BF" w:rsidRDefault="00607F6A" w:rsidP="00607F6A">
            <w:pPr>
              <w:jc w:val="both"/>
              <w:rPr>
                <w:rFonts w:ascii="Arial" w:hAnsi="Arial" w:cs="Arial"/>
                <w:snapToGrid w:val="0"/>
                <w:sz w:val="24"/>
                <w:szCs w:val="24"/>
              </w:rPr>
            </w:pPr>
          </w:p>
        </w:tc>
      </w:tr>
      <w:tr w:rsidR="00607F6A" w:rsidRPr="00F761BF" w14:paraId="5DADD656" w14:textId="77777777" w:rsidTr="005C319D">
        <w:trPr>
          <w:trHeight w:val="440"/>
          <w:jc w:val="center"/>
        </w:trPr>
        <w:tc>
          <w:tcPr>
            <w:tcW w:w="884" w:type="dxa"/>
            <w:vMerge/>
            <w:vAlign w:val="center"/>
          </w:tcPr>
          <w:p w14:paraId="5A01D14E" w14:textId="77777777" w:rsidR="00607F6A" w:rsidRPr="00B1165A" w:rsidRDefault="00607F6A" w:rsidP="00607F6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b/>
                <w:snapToGrid w:val="0"/>
                <w:color w:val="000000"/>
              </w:rPr>
            </w:pPr>
          </w:p>
        </w:tc>
        <w:tc>
          <w:tcPr>
            <w:tcW w:w="1850" w:type="dxa"/>
          </w:tcPr>
          <w:p w14:paraId="12C78E68" w14:textId="77777777" w:rsidR="00607F6A" w:rsidRPr="00520E83" w:rsidRDefault="00607F6A" w:rsidP="00607F6A">
            <w:pPr>
              <w:jc w:val="both"/>
              <w:rPr>
                <w:rFonts w:ascii="Arial" w:hAnsi="Arial" w:cs="Arial"/>
                <w:b/>
                <w:snapToGrid w:val="0"/>
                <w:sz w:val="24"/>
                <w:szCs w:val="24"/>
              </w:rPr>
            </w:pPr>
            <w:r w:rsidRPr="00520E83">
              <w:rPr>
                <w:rFonts w:ascii="Arial" w:hAnsi="Arial" w:cs="Arial"/>
                <w:b/>
                <w:snapToGrid w:val="0"/>
                <w:sz w:val="24"/>
                <w:szCs w:val="24"/>
              </w:rPr>
              <w:t>Estación</w:t>
            </w:r>
          </w:p>
        </w:tc>
        <w:tc>
          <w:tcPr>
            <w:tcW w:w="3013" w:type="dxa"/>
            <w:gridSpan w:val="3"/>
          </w:tcPr>
          <w:p w14:paraId="0CAEE2EF" w14:textId="77777777" w:rsidR="00607F6A" w:rsidRPr="00520E83" w:rsidRDefault="00607F6A" w:rsidP="00607F6A">
            <w:pPr>
              <w:jc w:val="both"/>
              <w:rPr>
                <w:rFonts w:ascii="Arial" w:hAnsi="Arial" w:cs="Arial"/>
                <w:b/>
                <w:snapToGrid w:val="0"/>
                <w:sz w:val="24"/>
                <w:szCs w:val="24"/>
              </w:rPr>
            </w:pPr>
            <w:r w:rsidRPr="00520E83">
              <w:rPr>
                <w:rFonts w:ascii="Arial" w:hAnsi="Arial" w:cs="Arial"/>
                <w:b/>
                <w:snapToGrid w:val="0"/>
                <w:sz w:val="24"/>
                <w:szCs w:val="24"/>
              </w:rPr>
              <w:t xml:space="preserve">Tiempo de trabajo </w:t>
            </w:r>
          </w:p>
        </w:tc>
        <w:tc>
          <w:tcPr>
            <w:tcW w:w="3955" w:type="dxa"/>
          </w:tcPr>
          <w:p w14:paraId="2C449250" w14:textId="5FF405B2" w:rsidR="00607F6A" w:rsidRPr="00520E83" w:rsidRDefault="00607F6A" w:rsidP="00607F6A">
            <w:pPr>
              <w:jc w:val="both"/>
              <w:rPr>
                <w:rFonts w:ascii="Arial" w:hAnsi="Arial" w:cs="Arial"/>
                <w:b/>
                <w:snapToGrid w:val="0"/>
                <w:sz w:val="24"/>
                <w:szCs w:val="24"/>
              </w:rPr>
            </w:pPr>
            <w:r w:rsidRPr="00520E83">
              <w:rPr>
                <w:rFonts w:ascii="Arial" w:hAnsi="Arial" w:cs="Arial"/>
                <w:b/>
                <w:snapToGrid w:val="0"/>
                <w:sz w:val="24"/>
                <w:szCs w:val="24"/>
              </w:rPr>
              <w:t>Total (1</w:t>
            </w:r>
            <w:r>
              <w:rPr>
                <w:rFonts w:ascii="Arial" w:hAnsi="Arial" w:cs="Arial"/>
                <w:b/>
                <w:snapToGrid w:val="0"/>
                <w:sz w:val="24"/>
                <w:szCs w:val="24"/>
              </w:rPr>
              <w:t>5</w:t>
            </w:r>
            <w:r w:rsidRPr="00520E83">
              <w:rPr>
                <w:rFonts w:ascii="Arial" w:hAnsi="Arial" w:cs="Arial"/>
                <w:b/>
                <w:snapToGrid w:val="0"/>
                <w:sz w:val="24"/>
                <w:szCs w:val="24"/>
              </w:rPr>
              <w:t xml:space="preserve"> estaciones)</w:t>
            </w:r>
          </w:p>
        </w:tc>
      </w:tr>
      <w:tr w:rsidR="00607F6A" w:rsidRPr="00F761BF" w14:paraId="6C2DF50D" w14:textId="77777777" w:rsidTr="005C319D">
        <w:trPr>
          <w:trHeight w:val="440"/>
          <w:jc w:val="center"/>
        </w:trPr>
        <w:tc>
          <w:tcPr>
            <w:tcW w:w="884" w:type="dxa"/>
            <w:vMerge/>
            <w:vAlign w:val="center"/>
          </w:tcPr>
          <w:p w14:paraId="710481D2" w14:textId="77777777" w:rsidR="00607F6A" w:rsidRPr="00B1165A" w:rsidRDefault="00607F6A" w:rsidP="00607F6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b/>
                <w:snapToGrid w:val="0"/>
                <w:color w:val="000000"/>
              </w:rPr>
            </w:pPr>
          </w:p>
        </w:tc>
        <w:tc>
          <w:tcPr>
            <w:tcW w:w="1850" w:type="dxa"/>
          </w:tcPr>
          <w:p w14:paraId="54F55AA9" w14:textId="77777777" w:rsidR="00607F6A" w:rsidRPr="00520E83" w:rsidRDefault="00607F6A" w:rsidP="00607F6A">
            <w:pPr>
              <w:jc w:val="both"/>
              <w:rPr>
                <w:rFonts w:ascii="Arial" w:hAnsi="Arial" w:cs="Arial"/>
                <w:bCs/>
                <w:snapToGrid w:val="0"/>
                <w:sz w:val="24"/>
                <w:szCs w:val="24"/>
              </w:rPr>
            </w:pPr>
            <w:r w:rsidRPr="00520E83">
              <w:rPr>
                <w:rFonts w:ascii="Arial" w:hAnsi="Arial" w:cs="Arial"/>
                <w:bCs/>
                <w:snapToGrid w:val="0"/>
                <w:sz w:val="24"/>
                <w:szCs w:val="24"/>
              </w:rPr>
              <w:t>1</w:t>
            </w:r>
          </w:p>
        </w:tc>
        <w:tc>
          <w:tcPr>
            <w:tcW w:w="3013" w:type="dxa"/>
            <w:gridSpan w:val="3"/>
          </w:tcPr>
          <w:p w14:paraId="63A3EB85" w14:textId="77777777" w:rsidR="00607F6A" w:rsidRPr="00520E83" w:rsidRDefault="00607F6A" w:rsidP="00607F6A">
            <w:pPr>
              <w:jc w:val="both"/>
              <w:rPr>
                <w:rFonts w:ascii="Arial" w:hAnsi="Arial" w:cs="Arial"/>
                <w:bCs/>
                <w:snapToGrid w:val="0"/>
                <w:sz w:val="24"/>
                <w:szCs w:val="24"/>
              </w:rPr>
            </w:pPr>
            <w:r w:rsidRPr="00520E83">
              <w:rPr>
                <w:rFonts w:ascii="Arial" w:hAnsi="Arial" w:cs="Arial"/>
                <w:bCs/>
                <w:snapToGrid w:val="0"/>
                <w:sz w:val="24"/>
                <w:szCs w:val="24"/>
              </w:rPr>
              <w:t>20-30 min</w:t>
            </w:r>
          </w:p>
        </w:tc>
        <w:tc>
          <w:tcPr>
            <w:tcW w:w="3955" w:type="dxa"/>
          </w:tcPr>
          <w:p w14:paraId="228F3D43" w14:textId="7757ED15" w:rsidR="00607F6A" w:rsidRPr="00520E83" w:rsidRDefault="00607F6A" w:rsidP="00607F6A">
            <w:pPr>
              <w:jc w:val="both"/>
              <w:rPr>
                <w:rFonts w:ascii="Arial" w:hAnsi="Arial" w:cs="Arial"/>
                <w:bCs/>
                <w:snapToGrid w:val="0"/>
                <w:sz w:val="24"/>
                <w:szCs w:val="24"/>
              </w:rPr>
            </w:pPr>
            <w:r>
              <w:rPr>
                <w:rFonts w:ascii="Arial" w:hAnsi="Arial" w:cs="Arial"/>
                <w:bCs/>
                <w:snapToGrid w:val="0"/>
                <w:sz w:val="24"/>
                <w:szCs w:val="24"/>
              </w:rPr>
              <w:t>7</w:t>
            </w:r>
            <w:r w:rsidRPr="00520E83">
              <w:rPr>
                <w:rFonts w:ascii="Arial" w:hAnsi="Arial" w:cs="Arial"/>
                <w:bCs/>
                <w:snapToGrid w:val="0"/>
                <w:sz w:val="24"/>
                <w:szCs w:val="24"/>
              </w:rPr>
              <w:t>h</w:t>
            </w:r>
          </w:p>
        </w:tc>
      </w:tr>
      <w:tr w:rsidR="00607F6A" w:rsidRPr="00F761BF" w14:paraId="684FC8B7" w14:textId="77777777" w:rsidTr="005C319D">
        <w:trPr>
          <w:trHeight w:val="440"/>
          <w:jc w:val="center"/>
        </w:trPr>
        <w:tc>
          <w:tcPr>
            <w:tcW w:w="884" w:type="dxa"/>
            <w:vMerge/>
            <w:vAlign w:val="center"/>
          </w:tcPr>
          <w:p w14:paraId="3A1ED907" w14:textId="77777777" w:rsidR="00607F6A" w:rsidRPr="00B1165A" w:rsidRDefault="00607F6A" w:rsidP="00607F6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b/>
                <w:snapToGrid w:val="0"/>
                <w:color w:val="000000"/>
              </w:rPr>
            </w:pPr>
          </w:p>
        </w:tc>
        <w:tc>
          <w:tcPr>
            <w:tcW w:w="1850" w:type="dxa"/>
          </w:tcPr>
          <w:p w14:paraId="4C78AB32" w14:textId="77777777" w:rsidR="00607F6A" w:rsidRPr="00520E83" w:rsidRDefault="00607F6A" w:rsidP="00607F6A">
            <w:pPr>
              <w:jc w:val="both"/>
              <w:rPr>
                <w:rFonts w:ascii="Arial" w:hAnsi="Arial" w:cs="Arial"/>
                <w:bCs/>
                <w:snapToGrid w:val="0"/>
                <w:sz w:val="24"/>
                <w:szCs w:val="24"/>
              </w:rPr>
            </w:pPr>
            <w:r w:rsidRPr="00520E83">
              <w:rPr>
                <w:rFonts w:ascii="Arial" w:hAnsi="Arial" w:cs="Arial"/>
                <w:bCs/>
                <w:snapToGrid w:val="0"/>
                <w:sz w:val="24"/>
                <w:szCs w:val="24"/>
              </w:rPr>
              <w:t>Navegación</w:t>
            </w:r>
          </w:p>
        </w:tc>
        <w:tc>
          <w:tcPr>
            <w:tcW w:w="3013" w:type="dxa"/>
            <w:gridSpan w:val="3"/>
          </w:tcPr>
          <w:p w14:paraId="4C4C8C35" w14:textId="285DF2FC" w:rsidR="00607F6A" w:rsidRPr="00520E83" w:rsidRDefault="00607F6A" w:rsidP="00607F6A">
            <w:pPr>
              <w:jc w:val="both"/>
              <w:rPr>
                <w:rFonts w:ascii="Arial" w:hAnsi="Arial" w:cs="Arial"/>
                <w:bCs/>
                <w:snapToGrid w:val="0"/>
                <w:sz w:val="24"/>
                <w:szCs w:val="24"/>
              </w:rPr>
            </w:pPr>
            <w:r w:rsidRPr="00520E83">
              <w:rPr>
                <w:rFonts w:ascii="Arial" w:hAnsi="Arial" w:cs="Arial"/>
                <w:bCs/>
                <w:snapToGrid w:val="0"/>
                <w:sz w:val="24"/>
                <w:szCs w:val="24"/>
              </w:rPr>
              <w:t>3</w:t>
            </w:r>
            <w:r>
              <w:rPr>
                <w:rFonts w:ascii="Arial" w:hAnsi="Arial" w:cs="Arial"/>
                <w:bCs/>
                <w:snapToGrid w:val="0"/>
                <w:sz w:val="24"/>
                <w:szCs w:val="24"/>
              </w:rPr>
              <w:t>.5</w:t>
            </w:r>
            <w:r w:rsidRPr="00520E83">
              <w:rPr>
                <w:rFonts w:ascii="Arial" w:hAnsi="Arial" w:cs="Arial"/>
                <w:bCs/>
                <w:snapToGrid w:val="0"/>
                <w:sz w:val="24"/>
                <w:szCs w:val="24"/>
              </w:rPr>
              <w:t>h</w:t>
            </w:r>
          </w:p>
        </w:tc>
        <w:tc>
          <w:tcPr>
            <w:tcW w:w="3955" w:type="dxa"/>
          </w:tcPr>
          <w:p w14:paraId="2FABAE70" w14:textId="7D080E3E" w:rsidR="00607F6A" w:rsidRPr="00520E83" w:rsidRDefault="00607F6A" w:rsidP="00607F6A">
            <w:pPr>
              <w:jc w:val="both"/>
              <w:rPr>
                <w:rFonts w:ascii="Arial" w:hAnsi="Arial" w:cs="Arial"/>
                <w:bCs/>
                <w:snapToGrid w:val="0"/>
                <w:sz w:val="24"/>
                <w:szCs w:val="24"/>
              </w:rPr>
            </w:pPr>
            <w:r w:rsidRPr="00520E83">
              <w:rPr>
                <w:rFonts w:ascii="Arial" w:hAnsi="Arial" w:cs="Arial"/>
                <w:bCs/>
                <w:snapToGrid w:val="0"/>
                <w:sz w:val="24"/>
                <w:szCs w:val="24"/>
              </w:rPr>
              <w:t>3h</w:t>
            </w:r>
          </w:p>
        </w:tc>
      </w:tr>
      <w:tr w:rsidR="00607F6A" w:rsidRPr="00F761BF" w14:paraId="58C64898" w14:textId="77777777" w:rsidTr="005C319D">
        <w:trPr>
          <w:trHeight w:val="440"/>
          <w:jc w:val="center"/>
        </w:trPr>
        <w:tc>
          <w:tcPr>
            <w:tcW w:w="884" w:type="dxa"/>
            <w:vMerge/>
            <w:vAlign w:val="center"/>
          </w:tcPr>
          <w:p w14:paraId="57D40000" w14:textId="77777777" w:rsidR="00607F6A" w:rsidRPr="00B1165A" w:rsidRDefault="00607F6A" w:rsidP="00607F6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b/>
                <w:snapToGrid w:val="0"/>
                <w:color w:val="000000"/>
              </w:rPr>
            </w:pPr>
          </w:p>
        </w:tc>
        <w:tc>
          <w:tcPr>
            <w:tcW w:w="1850" w:type="dxa"/>
          </w:tcPr>
          <w:p w14:paraId="7B10F2F0" w14:textId="77777777" w:rsidR="00607F6A" w:rsidRPr="00520E83" w:rsidRDefault="00607F6A" w:rsidP="00607F6A">
            <w:pPr>
              <w:jc w:val="both"/>
              <w:rPr>
                <w:rFonts w:ascii="Arial" w:hAnsi="Arial" w:cs="Arial"/>
                <w:bCs/>
                <w:snapToGrid w:val="0"/>
                <w:sz w:val="24"/>
                <w:szCs w:val="24"/>
              </w:rPr>
            </w:pPr>
          </w:p>
        </w:tc>
        <w:tc>
          <w:tcPr>
            <w:tcW w:w="3013" w:type="dxa"/>
            <w:gridSpan w:val="3"/>
          </w:tcPr>
          <w:p w14:paraId="5444D374" w14:textId="77777777" w:rsidR="00607F6A" w:rsidRPr="00520E83" w:rsidRDefault="00607F6A" w:rsidP="00607F6A">
            <w:pPr>
              <w:jc w:val="both"/>
              <w:rPr>
                <w:rFonts w:ascii="Arial" w:hAnsi="Arial" w:cs="Arial"/>
                <w:bCs/>
                <w:snapToGrid w:val="0"/>
                <w:sz w:val="24"/>
                <w:szCs w:val="24"/>
              </w:rPr>
            </w:pPr>
          </w:p>
        </w:tc>
        <w:tc>
          <w:tcPr>
            <w:tcW w:w="3955" w:type="dxa"/>
          </w:tcPr>
          <w:p w14:paraId="6F70E320" w14:textId="34D222DF" w:rsidR="00607F6A" w:rsidRPr="00520E83" w:rsidRDefault="00607F6A" w:rsidP="00607F6A">
            <w:pPr>
              <w:jc w:val="both"/>
              <w:rPr>
                <w:rFonts w:ascii="Arial" w:hAnsi="Arial" w:cs="Arial"/>
                <w:bCs/>
                <w:snapToGrid w:val="0"/>
                <w:sz w:val="24"/>
                <w:szCs w:val="24"/>
              </w:rPr>
            </w:pPr>
            <w:r>
              <w:rPr>
                <w:rFonts w:ascii="Arial" w:hAnsi="Arial" w:cs="Arial"/>
                <w:bCs/>
                <w:snapToGrid w:val="0"/>
                <w:sz w:val="24"/>
                <w:szCs w:val="24"/>
              </w:rPr>
              <w:t>10</w:t>
            </w:r>
            <w:r w:rsidRPr="00520E83">
              <w:rPr>
                <w:rFonts w:ascii="Arial" w:hAnsi="Arial" w:cs="Arial"/>
                <w:bCs/>
                <w:snapToGrid w:val="0"/>
                <w:sz w:val="24"/>
                <w:szCs w:val="24"/>
              </w:rPr>
              <w:t xml:space="preserve"> h</w:t>
            </w:r>
          </w:p>
        </w:tc>
      </w:tr>
      <w:tr w:rsidR="00607F6A" w:rsidRPr="00F761BF" w14:paraId="428A2EE1" w14:textId="77777777" w:rsidTr="005C319D">
        <w:trPr>
          <w:jc w:val="center"/>
        </w:trPr>
        <w:tc>
          <w:tcPr>
            <w:tcW w:w="884" w:type="dxa"/>
            <w:vAlign w:val="center"/>
          </w:tcPr>
          <w:p w14:paraId="49DBE6BB" w14:textId="77777777" w:rsidR="00607F6A" w:rsidRPr="00B1165A" w:rsidRDefault="00607F6A" w:rsidP="00607F6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b/>
                <w:snapToGrid w:val="0"/>
                <w:color w:val="000000"/>
              </w:rPr>
            </w:pPr>
          </w:p>
        </w:tc>
        <w:tc>
          <w:tcPr>
            <w:tcW w:w="8818" w:type="dxa"/>
            <w:gridSpan w:val="5"/>
          </w:tcPr>
          <w:p w14:paraId="142F62E9" w14:textId="1CE68D73" w:rsidR="00607F6A" w:rsidRPr="00F761BF" w:rsidRDefault="00607F6A" w:rsidP="00607F6A">
            <w:pPr>
              <w:jc w:val="both"/>
              <w:rPr>
                <w:rFonts w:ascii="Arial" w:hAnsi="Arial" w:cs="Arial"/>
                <w:b/>
                <w:snapToGrid w:val="0"/>
                <w:sz w:val="24"/>
                <w:szCs w:val="24"/>
              </w:rPr>
            </w:pPr>
            <w:r w:rsidRPr="00F761BF">
              <w:rPr>
                <w:rFonts w:ascii="Arial" w:hAnsi="Arial" w:cs="Arial"/>
                <w:b/>
                <w:snapToGrid w:val="0"/>
                <w:sz w:val="24"/>
                <w:szCs w:val="24"/>
              </w:rPr>
              <w:t>Observaciones</w:t>
            </w:r>
            <w:r>
              <w:rPr>
                <w:rFonts w:ascii="Arial" w:hAnsi="Arial" w:cs="Arial"/>
                <w:b/>
                <w:snapToGrid w:val="0"/>
                <w:sz w:val="24"/>
                <w:szCs w:val="24"/>
              </w:rPr>
              <w:t>:</w:t>
            </w:r>
          </w:p>
          <w:p w14:paraId="78F2495A" w14:textId="258CF627" w:rsidR="00607F6A" w:rsidRPr="00F761BF" w:rsidRDefault="00607F6A" w:rsidP="00607F6A">
            <w:pPr>
              <w:jc w:val="both"/>
              <w:rPr>
                <w:rFonts w:ascii="Arial" w:hAnsi="Arial" w:cs="Arial"/>
                <w:bCs/>
                <w:snapToGrid w:val="0"/>
                <w:sz w:val="24"/>
                <w:szCs w:val="24"/>
              </w:rPr>
            </w:pPr>
            <w:r w:rsidRPr="00F761BF">
              <w:rPr>
                <w:rFonts w:ascii="Arial" w:hAnsi="Arial" w:cs="Arial"/>
                <w:b/>
                <w:snapToGrid w:val="0"/>
                <w:sz w:val="24"/>
                <w:szCs w:val="24"/>
              </w:rPr>
              <w:t xml:space="preserve">Superficie: </w:t>
            </w:r>
            <w:r w:rsidRPr="00F761BF">
              <w:rPr>
                <w:rFonts w:ascii="Arial" w:hAnsi="Arial" w:cs="Arial"/>
                <w:bCs/>
                <w:snapToGrid w:val="0"/>
                <w:sz w:val="24"/>
                <w:szCs w:val="24"/>
              </w:rPr>
              <w:t xml:space="preserve">La toma de muestra se realizará </w:t>
            </w:r>
            <w:r>
              <w:rPr>
                <w:rFonts w:ascii="Arial" w:hAnsi="Arial" w:cs="Arial"/>
                <w:bCs/>
                <w:snapToGrid w:val="0"/>
                <w:sz w:val="24"/>
                <w:szCs w:val="24"/>
              </w:rPr>
              <w:t>a</w:t>
            </w:r>
            <w:r w:rsidRPr="00F761BF">
              <w:rPr>
                <w:rFonts w:ascii="Arial" w:hAnsi="Arial" w:cs="Arial"/>
                <w:bCs/>
                <w:snapToGrid w:val="0"/>
                <w:sz w:val="24"/>
                <w:szCs w:val="24"/>
              </w:rPr>
              <w:t xml:space="preserve"> una profundidad de </w:t>
            </w:r>
            <w:r>
              <w:rPr>
                <w:rFonts w:ascii="Arial" w:hAnsi="Arial" w:cs="Arial"/>
                <w:bCs/>
                <w:snapToGrid w:val="0"/>
                <w:sz w:val="24"/>
                <w:szCs w:val="24"/>
              </w:rPr>
              <w:t>1 m</w:t>
            </w:r>
          </w:p>
          <w:p w14:paraId="01F4F131" w14:textId="401A478E" w:rsidR="00607F6A" w:rsidRPr="00F761BF" w:rsidRDefault="00607F6A" w:rsidP="00607F6A">
            <w:pPr>
              <w:jc w:val="both"/>
              <w:rPr>
                <w:rFonts w:ascii="Arial" w:hAnsi="Arial" w:cs="Arial"/>
                <w:bCs/>
                <w:snapToGrid w:val="0"/>
                <w:sz w:val="24"/>
                <w:szCs w:val="24"/>
              </w:rPr>
            </w:pPr>
            <w:r w:rsidRPr="00F761BF">
              <w:rPr>
                <w:rFonts w:ascii="Arial" w:hAnsi="Arial" w:cs="Arial"/>
                <w:b/>
                <w:snapToGrid w:val="0"/>
                <w:sz w:val="24"/>
                <w:szCs w:val="24"/>
              </w:rPr>
              <w:t>Media</w:t>
            </w:r>
            <w:r w:rsidRPr="00F761BF">
              <w:rPr>
                <w:rFonts w:ascii="Arial" w:hAnsi="Arial" w:cs="Arial"/>
                <w:bCs/>
                <w:snapToGrid w:val="0"/>
                <w:sz w:val="24"/>
                <w:szCs w:val="24"/>
              </w:rPr>
              <w:t xml:space="preserve"> </w:t>
            </w:r>
            <w:r w:rsidRPr="00F761BF">
              <w:rPr>
                <w:rFonts w:ascii="Arial" w:hAnsi="Arial" w:cs="Arial"/>
                <w:b/>
                <w:snapToGrid w:val="0"/>
                <w:sz w:val="24"/>
                <w:szCs w:val="24"/>
              </w:rPr>
              <w:t>agua</w:t>
            </w:r>
            <w:r w:rsidRPr="00F761BF">
              <w:rPr>
                <w:rFonts w:ascii="Arial" w:hAnsi="Arial" w:cs="Arial"/>
                <w:bCs/>
                <w:snapToGrid w:val="0"/>
                <w:sz w:val="24"/>
                <w:szCs w:val="24"/>
              </w:rPr>
              <w:t xml:space="preserve">: La toma de muestra se realizará </w:t>
            </w:r>
            <w:r>
              <w:rPr>
                <w:rFonts w:ascii="Arial" w:hAnsi="Arial" w:cs="Arial"/>
                <w:bCs/>
                <w:snapToGrid w:val="0"/>
                <w:sz w:val="24"/>
                <w:szCs w:val="24"/>
              </w:rPr>
              <w:t>a</w:t>
            </w:r>
            <w:r w:rsidRPr="00F761BF">
              <w:rPr>
                <w:rFonts w:ascii="Arial" w:hAnsi="Arial" w:cs="Arial"/>
                <w:bCs/>
                <w:snapToGrid w:val="0"/>
                <w:sz w:val="24"/>
                <w:szCs w:val="24"/>
              </w:rPr>
              <w:t xml:space="preserve"> una profundidad de 1</w:t>
            </w:r>
            <w:r>
              <w:rPr>
                <w:rFonts w:ascii="Arial" w:hAnsi="Arial" w:cs="Arial"/>
                <w:bCs/>
                <w:snapToGrid w:val="0"/>
                <w:sz w:val="24"/>
                <w:szCs w:val="24"/>
              </w:rPr>
              <w:t xml:space="preserve">0 </w:t>
            </w:r>
            <w:r w:rsidRPr="00F761BF">
              <w:rPr>
                <w:rFonts w:ascii="Arial" w:hAnsi="Arial" w:cs="Arial"/>
                <w:bCs/>
                <w:snapToGrid w:val="0"/>
                <w:sz w:val="24"/>
                <w:szCs w:val="24"/>
              </w:rPr>
              <w:t>m</w:t>
            </w:r>
          </w:p>
          <w:p w14:paraId="2CD5A311" w14:textId="77777777" w:rsidR="00607F6A" w:rsidRDefault="00607F6A" w:rsidP="00607F6A">
            <w:pPr>
              <w:jc w:val="both"/>
              <w:rPr>
                <w:rFonts w:ascii="Arial" w:hAnsi="Arial" w:cs="Arial"/>
                <w:bCs/>
                <w:snapToGrid w:val="0"/>
                <w:sz w:val="24"/>
                <w:szCs w:val="24"/>
              </w:rPr>
            </w:pPr>
            <w:r w:rsidRPr="00F761BF">
              <w:rPr>
                <w:rFonts w:ascii="Arial" w:hAnsi="Arial" w:cs="Arial"/>
                <w:b/>
                <w:snapToGrid w:val="0"/>
                <w:sz w:val="24"/>
                <w:szCs w:val="24"/>
              </w:rPr>
              <w:t>Fondo</w:t>
            </w:r>
            <w:r w:rsidRPr="00F761BF">
              <w:rPr>
                <w:rFonts w:ascii="Arial" w:hAnsi="Arial" w:cs="Arial"/>
                <w:bCs/>
                <w:snapToGrid w:val="0"/>
                <w:sz w:val="24"/>
                <w:szCs w:val="24"/>
              </w:rPr>
              <w:t xml:space="preserve">: Lo más </w:t>
            </w:r>
            <w:r>
              <w:rPr>
                <w:rFonts w:ascii="Arial" w:hAnsi="Arial" w:cs="Arial"/>
                <w:bCs/>
                <w:snapToGrid w:val="0"/>
                <w:sz w:val="24"/>
                <w:szCs w:val="24"/>
              </w:rPr>
              <w:t>cerca</w:t>
            </w:r>
            <w:r w:rsidRPr="00F761BF">
              <w:rPr>
                <w:rFonts w:ascii="Arial" w:hAnsi="Arial" w:cs="Arial"/>
                <w:bCs/>
                <w:snapToGrid w:val="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Cs/>
                <w:snapToGrid w:val="0"/>
                <w:sz w:val="24"/>
                <w:szCs w:val="24"/>
              </w:rPr>
              <w:t>del</w:t>
            </w:r>
            <w:r w:rsidRPr="00F761BF">
              <w:rPr>
                <w:rFonts w:ascii="Arial" w:hAnsi="Arial" w:cs="Arial"/>
                <w:bCs/>
                <w:snapToGrid w:val="0"/>
                <w:sz w:val="24"/>
                <w:szCs w:val="24"/>
              </w:rPr>
              <w:t xml:space="preserve"> fondo </w:t>
            </w:r>
            <w:r>
              <w:rPr>
                <w:rFonts w:ascii="Arial" w:hAnsi="Arial" w:cs="Arial"/>
                <w:bCs/>
                <w:snapToGrid w:val="0"/>
                <w:sz w:val="24"/>
                <w:szCs w:val="24"/>
              </w:rPr>
              <w:t xml:space="preserve">1 </w:t>
            </w:r>
            <w:r w:rsidRPr="00F761BF">
              <w:rPr>
                <w:rFonts w:ascii="Arial" w:hAnsi="Arial" w:cs="Arial"/>
                <w:bCs/>
                <w:snapToGrid w:val="0"/>
                <w:sz w:val="24"/>
                <w:szCs w:val="24"/>
              </w:rPr>
              <w:t>m</w:t>
            </w:r>
          </w:p>
          <w:p w14:paraId="50F77C37" w14:textId="62A4F45A" w:rsidR="00607F6A" w:rsidRPr="00F761BF" w:rsidRDefault="00607F6A" w:rsidP="00607F6A">
            <w:pPr>
              <w:jc w:val="both"/>
              <w:rPr>
                <w:rFonts w:ascii="Arial" w:hAnsi="Arial" w:cs="Arial"/>
                <w:b/>
                <w:snapToGrid w:val="0"/>
                <w:sz w:val="24"/>
                <w:szCs w:val="24"/>
              </w:rPr>
            </w:pPr>
            <w:r>
              <w:rPr>
                <w:rFonts w:ascii="Arial" w:hAnsi="Arial" w:cs="Arial"/>
                <w:bCs/>
                <w:snapToGrid w:val="0"/>
                <w:sz w:val="24"/>
                <w:szCs w:val="24"/>
              </w:rPr>
              <w:t>La estación 4 se monitorea dos veces</w:t>
            </w:r>
          </w:p>
          <w:p w14:paraId="1ADD9AD9" w14:textId="77777777" w:rsidR="00607F6A" w:rsidRPr="00F761BF" w:rsidRDefault="00607F6A" w:rsidP="00607F6A">
            <w:pPr>
              <w:jc w:val="both"/>
              <w:rPr>
                <w:rFonts w:ascii="Arial" w:hAnsi="Arial" w:cs="Arial"/>
                <w:b/>
                <w:snapToGrid w:val="0"/>
                <w:sz w:val="24"/>
                <w:szCs w:val="24"/>
              </w:rPr>
            </w:pPr>
          </w:p>
        </w:tc>
      </w:tr>
      <w:bookmarkEnd w:id="0"/>
    </w:tbl>
    <w:p w14:paraId="4A35427B" w14:textId="77777777" w:rsidR="00E66716" w:rsidRDefault="00E66716" w:rsidP="00607F6A">
      <w:pPr>
        <w:jc w:val="both"/>
        <w:rPr>
          <w:rFonts w:ascii="Arial" w:hAnsi="Arial" w:cs="Arial"/>
          <w:sz w:val="32"/>
          <w:szCs w:val="32"/>
        </w:rPr>
      </w:pPr>
    </w:p>
    <w:p w14:paraId="7844533A" w14:textId="29D87C49" w:rsidR="00E66716" w:rsidRPr="00AC4318" w:rsidRDefault="009A678D" w:rsidP="00607F6A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7124CD24" wp14:editId="46443801">
            <wp:extent cx="4715124" cy="3259455"/>
            <wp:effectExtent l="0" t="0" r="9525" b="0"/>
            <wp:docPr id="1230342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42107" name="Imagen 123034210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124" cy="325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9E382" w14:textId="77777777" w:rsidR="00E66716" w:rsidRDefault="00E66716" w:rsidP="00607F6A">
      <w:pPr>
        <w:jc w:val="both"/>
        <w:rPr>
          <w:rFonts w:ascii="Arial" w:hAnsi="Arial" w:cs="Arial"/>
        </w:rPr>
      </w:pPr>
      <w:r w:rsidRPr="00242963">
        <w:rPr>
          <w:rFonts w:ascii="Arial" w:hAnsi="Arial" w:cs="Arial"/>
        </w:rPr>
        <w:t xml:space="preserve">Figura 1. Área de estudio y estaciones con los derroteros para la línea base de la Bahía de Todos Santos. </w:t>
      </w:r>
    </w:p>
    <w:p w14:paraId="322DD96D" w14:textId="77777777" w:rsidR="00242B50" w:rsidRDefault="00242B50" w:rsidP="00607F6A">
      <w:pPr>
        <w:jc w:val="both"/>
        <w:rPr>
          <w:rFonts w:ascii="Arial" w:hAnsi="Arial" w:cs="Arial"/>
        </w:rPr>
      </w:pPr>
    </w:p>
    <w:p w14:paraId="77D9F3C6" w14:textId="77777777" w:rsidR="00E66716" w:rsidRDefault="00E66716" w:rsidP="00607F6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Tabla I. Estaciones de monitoreo</w:t>
      </w:r>
    </w:p>
    <w:tbl>
      <w:tblPr>
        <w:tblStyle w:val="TableGrid"/>
        <w:tblW w:w="4904" w:type="dxa"/>
        <w:jc w:val="center"/>
        <w:tblLook w:val="04A0" w:firstRow="1" w:lastRow="0" w:firstColumn="1" w:lastColumn="0" w:noHBand="0" w:noVBand="1"/>
      </w:tblPr>
      <w:tblGrid>
        <w:gridCol w:w="1439"/>
        <w:gridCol w:w="808"/>
        <w:gridCol w:w="1337"/>
        <w:gridCol w:w="1320"/>
      </w:tblGrid>
      <w:tr w:rsidR="00DE78A4" w:rsidRPr="00BD640D" w14:paraId="5706434E" w14:textId="77777777" w:rsidTr="00547458">
        <w:trPr>
          <w:trHeight w:val="300"/>
          <w:jc w:val="center"/>
        </w:trPr>
        <w:tc>
          <w:tcPr>
            <w:tcW w:w="1439" w:type="dxa"/>
            <w:noWrap/>
            <w:hideMark/>
          </w:tcPr>
          <w:p w14:paraId="6EC0051C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No.</w:t>
            </w:r>
            <w:r w:rsidRPr="00BD640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e</w:t>
            </w:r>
            <w:r w:rsidRPr="00BD640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stación</w:t>
            </w:r>
          </w:p>
        </w:tc>
        <w:tc>
          <w:tcPr>
            <w:tcW w:w="808" w:type="dxa"/>
            <w:noWrap/>
            <w:hideMark/>
          </w:tcPr>
          <w:p w14:paraId="5790FC54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Clave</w:t>
            </w:r>
          </w:p>
        </w:tc>
        <w:tc>
          <w:tcPr>
            <w:tcW w:w="1337" w:type="dxa"/>
            <w:noWrap/>
            <w:hideMark/>
          </w:tcPr>
          <w:p w14:paraId="702D17C7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Latitud</w:t>
            </w:r>
          </w:p>
        </w:tc>
        <w:tc>
          <w:tcPr>
            <w:tcW w:w="1320" w:type="dxa"/>
            <w:noWrap/>
            <w:hideMark/>
          </w:tcPr>
          <w:p w14:paraId="0CF61167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Longitud</w:t>
            </w:r>
          </w:p>
        </w:tc>
      </w:tr>
      <w:tr w:rsidR="00DE78A4" w:rsidRPr="00BD640D" w14:paraId="006A2FBB" w14:textId="77777777" w:rsidTr="00547458">
        <w:trPr>
          <w:trHeight w:val="300"/>
          <w:jc w:val="center"/>
        </w:trPr>
        <w:tc>
          <w:tcPr>
            <w:tcW w:w="1439" w:type="dxa"/>
            <w:noWrap/>
            <w:hideMark/>
          </w:tcPr>
          <w:p w14:paraId="2650EB98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08" w:type="dxa"/>
            <w:hideMark/>
          </w:tcPr>
          <w:p w14:paraId="096ADB0C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U01</w:t>
            </w:r>
          </w:p>
        </w:tc>
        <w:tc>
          <w:tcPr>
            <w:tcW w:w="1337" w:type="dxa"/>
            <w:hideMark/>
          </w:tcPr>
          <w:p w14:paraId="63621102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31.827797</w:t>
            </w:r>
          </w:p>
        </w:tc>
        <w:tc>
          <w:tcPr>
            <w:tcW w:w="1320" w:type="dxa"/>
            <w:hideMark/>
          </w:tcPr>
          <w:p w14:paraId="443355AA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-116.62712</w:t>
            </w:r>
          </w:p>
        </w:tc>
      </w:tr>
      <w:tr w:rsidR="00DE78A4" w:rsidRPr="00BD640D" w14:paraId="0DAB034B" w14:textId="77777777" w:rsidTr="00547458">
        <w:trPr>
          <w:trHeight w:val="300"/>
          <w:jc w:val="center"/>
        </w:trPr>
        <w:tc>
          <w:tcPr>
            <w:tcW w:w="1439" w:type="dxa"/>
            <w:noWrap/>
            <w:hideMark/>
          </w:tcPr>
          <w:p w14:paraId="04B5CBAA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08" w:type="dxa"/>
            <w:hideMark/>
          </w:tcPr>
          <w:p w14:paraId="4D52EB1C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U02</w:t>
            </w:r>
          </w:p>
        </w:tc>
        <w:tc>
          <w:tcPr>
            <w:tcW w:w="1337" w:type="dxa"/>
            <w:hideMark/>
          </w:tcPr>
          <w:p w14:paraId="011278E9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31.79869</w:t>
            </w:r>
          </w:p>
        </w:tc>
        <w:tc>
          <w:tcPr>
            <w:tcW w:w="1320" w:type="dxa"/>
            <w:hideMark/>
          </w:tcPr>
          <w:p w14:paraId="3CB52DCE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-116.64202</w:t>
            </w:r>
          </w:p>
        </w:tc>
      </w:tr>
      <w:tr w:rsidR="00DE78A4" w:rsidRPr="00BD640D" w14:paraId="1C47BB5E" w14:textId="77777777" w:rsidTr="00547458">
        <w:trPr>
          <w:trHeight w:val="300"/>
          <w:jc w:val="center"/>
        </w:trPr>
        <w:tc>
          <w:tcPr>
            <w:tcW w:w="1439" w:type="dxa"/>
            <w:noWrap/>
            <w:hideMark/>
          </w:tcPr>
          <w:p w14:paraId="74AA0FD0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08" w:type="dxa"/>
            <w:hideMark/>
          </w:tcPr>
          <w:p w14:paraId="3B2D87EA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U03</w:t>
            </w:r>
          </w:p>
        </w:tc>
        <w:tc>
          <w:tcPr>
            <w:tcW w:w="1337" w:type="dxa"/>
            <w:hideMark/>
          </w:tcPr>
          <w:p w14:paraId="5CC3DE78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31.745145</w:t>
            </w:r>
          </w:p>
        </w:tc>
        <w:tc>
          <w:tcPr>
            <w:tcW w:w="1320" w:type="dxa"/>
            <w:hideMark/>
          </w:tcPr>
          <w:p w14:paraId="613A7FDA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-116.6661</w:t>
            </w:r>
          </w:p>
        </w:tc>
      </w:tr>
      <w:tr w:rsidR="00DE78A4" w:rsidRPr="00BD640D" w14:paraId="21468F33" w14:textId="77777777" w:rsidTr="00547458">
        <w:trPr>
          <w:trHeight w:val="300"/>
          <w:jc w:val="center"/>
        </w:trPr>
        <w:tc>
          <w:tcPr>
            <w:tcW w:w="1439" w:type="dxa"/>
            <w:noWrap/>
            <w:hideMark/>
          </w:tcPr>
          <w:p w14:paraId="06EBD194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08" w:type="dxa"/>
            <w:hideMark/>
          </w:tcPr>
          <w:p w14:paraId="1FD3D8BC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U04</w:t>
            </w:r>
          </w:p>
        </w:tc>
        <w:tc>
          <w:tcPr>
            <w:tcW w:w="1337" w:type="dxa"/>
            <w:hideMark/>
          </w:tcPr>
          <w:p w14:paraId="1D2E6018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31.781774</w:t>
            </w:r>
          </w:p>
        </w:tc>
        <w:tc>
          <w:tcPr>
            <w:tcW w:w="1320" w:type="dxa"/>
            <w:hideMark/>
          </w:tcPr>
          <w:p w14:paraId="17292A40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-116.7021</w:t>
            </w:r>
          </w:p>
        </w:tc>
      </w:tr>
      <w:tr w:rsidR="00DE78A4" w:rsidRPr="00BD640D" w14:paraId="309F751D" w14:textId="77777777" w:rsidTr="00547458">
        <w:trPr>
          <w:trHeight w:val="300"/>
          <w:jc w:val="center"/>
        </w:trPr>
        <w:tc>
          <w:tcPr>
            <w:tcW w:w="1439" w:type="dxa"/>
            <w:noWrap/>
            <w:hideMark/>
          </w:tcPr>
          <w:p w14:paraId="2AF068FA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08" w:type="dxa"/>
            <w:hideMark/>
          </w:tcPr>
          <w:p w14:paraId="63F8034E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U05</w:t>
            </w:r>
          </w:p>
        </w:tc>
        <w:tc>
          <w:tcPr>
            <w:tcW w:w="1337" w:type="dxa"/>
            <w:hideMark/>
          </w:tcPr>
          <w:p w14:paraId="3CA3A1ED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31.823424</w:t>
            </w:r>
          </w:p>
        </w:tc>
        <w:tc>
          <w:tcPr>
            <w:tcW w:w="1320" w:type="dxa"/>
            <w:hideMark/>
          </w:tcPr>
          <w:p w14:paraId="6C87CBB9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-116.69384</w:t>
            </w:r>
          </w:p>
        </w:tc>
      </w:tr>
      <w:tr w:rsidR="00DE78A4" w:rsidRPr="00BD640D" w14:paraId="6F63B57A" w14:textId="77777777" w:rsidTr="00547458">
        <w:trPr>
          <w:trHeight w:val="300"/>
          <w:jc w:val="center"/>
        </w:trPr>
        <w:tc>
          <w:tcPr>
            <w:tcW w:w="1439" w:type="dxa"/>
            <w:noWrap/>
            <w:hideMark/>
          </w:tcPr>
          <w:p w14:paraId="705CAB94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08" w:type="dxa"/>
            <w:hideMark/>
          </w:tcPr>
          <w:p w14:paraId="2E2F4900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U06</w:t>
            </w:r>
          </w:p>
        </w:tc>
        <w:tc>
          <w:tcPr>
            <w:tcW w:w="1337" w:type="dxa"/>
            <w:hideMark/>
          </w:tcPr>
          <w:p w14:paraId="67103EC5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31.86655</w:t>
            </w:r>
          </w:p>
        </w:tc>
        <w:tc>
          <w:tcPr>
            <w:tcW w:w="1320" w:type="dxa"/>
            <w:hideMark/>
          </w:tcPr>
          <w:p w14:paraId="7544E720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-116.6829</w:t>
            </w:r>
          </w:p>
        </w:tc>
      </w:tr>
      <w:tr w:rsidR="00DE78A4" w:rsidRPr="00BD640D" w14:paraId="41C45A87" w14:textId="77777777" w:rsidTr="00547458">
        <w:trPr>
          <w:trHeight w:val="300"/>
          <w:jc w:val="center"/>
        </w:trPr>
        <w:tc>
          <w:tcPr>
            <w:tcW w:w="1439" w:type="dxa"/>
            <w:noWrap/>
            <w:hideMark/>
          </w:tcPr>
          <w:p w14:paraId="5F35F717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08" w:type="dxa"/>
            <w:hideMark/>
          </w:tcPr>
          <w:p w14:paraId="34550B3E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U07</w:t>
            </w:r>
          </w:p>
        </w:tc>
        <w:tc>
          <w:tcPr>
            <w:tcW w:w="1337" w:type="dxa"/>
            <w:hideMark/>
          </w:tcPr>
          <w:p w14:paraId="3D9D13DA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31.87579</w:t>
            </w:r>
          </w:p>
        </w:tc>
        <w:tc>
          <w:tcPr>
            <w:tcW w:w="1320" w:type="dxa"/>
            <w:hideMark/>
          </w:tcPr>
          <w:p w14:paraId="4E0F733A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-116.70815</w:t>
            </w:r>
          </w:p>
        </w:tc>
      </w:tr>
      <w:tr w:rsidR="00DE78A4" w:rsidRPr="00BD640D" w14:paraId="4790F3F4" w14:textId="77777777" w:rsidTr="00547458">
        <w:trPr>
          <w:trHeight w:val="300"/>
          <w:jc w:val="center"/>
        </w:trPr>
        <w:tc>
          <w:tcPr>
            <w:tcW w:w="1439" w:type="dxa"/>
            <w:noWrap/>
            <w:hideMark/>
          </w:tcPr>
          <w:p w14:paraId="24D1BA72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808" w:type="dxa"/>
            <w:hideMark/>
          </w:tcPr>
          <w:p w14:paraId="1CEA733E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U08</w:t>
            </w:r>
          </w:p>
        </w:tc>
        <w:tc>
          <w:tcPr>
            <w:tcW w:w="1337" w:type="dxa"/>
            <w:hideMark/>
          </w:tcPr>
          <w:p w14:paraId="6953E478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31.841966</w:t>
            </w:r>
          </w:p>
        </w:tc>
        <w:tc>
          <w:tcPr>
            <w:tcW w:w="1320" w:type="dxa"/>
            <w:hideMark/>
          </w:tcPr>
          <w:p w14:paraId="5270AC5B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-116.73321</w:t>
            </w:r>
          </w:p>
        </w:tc>
      </w:tr>
      <w:tr w:rsidR="00DE78A4" w:rsidRPr="00BD640D" w14:paraId="7D520A1B" w14:textId="77777777" w:rsidTr="00547458">
        <w:trPr>
          <w:trHeight w:val="300"/>
          <w:jc w:val="center"/>
        </w:trPr>
        <w:tc>
          <w:tcPr>
            <w:tcW w:w="1439" w:type="dxa"/>
            <w:noWrap/>
            <w:hideMark/>
          </w:tcPr>
          <w:p w14:paraId="1EEBA9C4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808" w:type="dxa"/>
            <w:hideMark/>
          </w:tcPr>
          <w:p w14:paraId="51DC7AAD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U09</w:t>
            </w:r>
          </w:p>
        </w:tc>
        <w:tc>
          <w:tcPr>
            <w:tcW w:w="1337" w:type="dxa"/>
            <w:hideMark/>
          </w:tcPr>
          <w:p w14:paraId="125B1AB6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31.829878</w:t>
            </w:r>
          </w:p>
        </w:tc>
        <w:tc>
          <w:tcPr>
            <w:tcW w:w="1320" w:type="dxa"/>
            <w:hideMark/>
          </w:tcPr>
          <w:p w14:paraId="4C1C861E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-116.7429</w:t>
            </w:r>
          </w:p>
        </w:tc>
      </w:tr>
      <w:tr w:rsidR="00DE78A4" w:rsidRPr="00BD640D" w14:paraId="6DFB10F8" w14:textId="77777777" w:rsidTr="00547458">
        <w:trPr>
          <w:trHeight w:val="300"/>
          <w:jc w:val="center"/>
        </w:trPr>
        <w:tc>
          <w:tcPr>
            <w:tcW w:w="1439" w:type="dxa"/>
            <w:noWrap/>
            <w:hideMark/>
          </w:tcPr>
          <w:p w14:paraId="4F5AAC83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808" w:type="dxa"/>
            <w:hideMark/>
          </w:tcPr>
          <w:p w14:paraId="6498FD6C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U10</w:t>
            </w:r>
          </w:p>
        </w:tc>
        <w:tc>
          <w:tcPr>
            <w:tcW w:w="1337" w:type="dxa"/>
            <w:hideMark/>
          </w:tcPr>
          <w:p w14:paraId="5C3EFE49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31.839136</w:t>
            </w:r>
          </w:p>
        </w:tc>
        <w:tc>
          <w:tcPr>
            <w:tcW w:w="1320" w:type="dxa"/>
            <w:hideMark/>
          </w:tcPr>
          <w:p w14:paraId="77AE1F7E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-116.78285</w:t>
            </w:r>
          </w:p>
        </w:tc>
      </w:tr>
      <w:tr w:rsidR="00DE78A4" w:rsidRPr="00BD640D" w14:paraId="3A9550B5" w14:textId="77777777" w:rsidTr="00547458">
        <w:trPr>
          <w:trHeight w:val="300"/>
          <w:jc w:val="center"/>
        </w:trPr>
        <w:tc>
          <w:tcPr>
            <w:tcW w:w="1439" w:type="dxa"/>
            <w:noWrap/>
            <w:hideMark/>
          </w:tcPr>
          <w:p w14:paraId="53C6DF05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808" w:type="dxa"/>
            <w:hideMark/>
          </w:tcPr>
          <w:p w14:paraId="0F66B66F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U11</w:t>
            </w:r>
          </w:p>
        </w:tc>
        <w:tc>
          <w:tcPr>
            <w:tcW w:w="1337" w:type="dxa"/>
            <w:hideMark/>
          </w:tcPr>
          <w:p w14:paraId="72717E36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31.89045</w:t>
            </w:r>
          </w:p>
        </w:tc>
        <w:tc>
          <w:tcPr>
            <w:tcW w:w="1320" w:type="dxa"/>
            <w:hideMark/>
          </w:tcPr>
          <w:p w14:paraId="0703DF2C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-116.7507</w:t>
            </w:r>
          </w:p>
        </w:tc>
      </w:tr>
      <w:tr w:rsidR="00DE78A4" w:rsidRPr="00BD640D" w14:paraId="05641772" w14:textId="77777777" w:rsidTr="00547458">
        <w:trPr>
          <w:trHeight w:val="300"/>
          <w:jc w:val="center"/>
        </w:trPr>
        <w:tc>
          <w:tcPr>
            <w:tcW w:w="1439" w:type="dxa"/>
            <w:noWrap/>
            <w:hideMark/>
          </w:tcPr>
          <w:p w14:paraId="0D4612AA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12</w:t>
            </w:r>
          </w:p>
        </w:tc>
        <w:tc>
          <w:tcPr>
            <w:tcW w:w="808" w:type="dxa"/>
            <w:hideMark/>
          </w:tcPr>
          <w:p w14:paraId="5446AE3E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U12</w:t>
            </w:r>
          </w:p>
        </w:tc>
        <w:tc>
          <w:tcPr>
            <w:tcW w:w="1337" w:type="dxa"/>
            <w:hideMark/>
          </w:tcPr>
          <w:p w14:paraId="369759FD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31.895483</w:t>
            </w:r>
          </w:p>
        </w:tc>
        <w:tc>
          <w:tcPr>
            <w:tcW w:w="1320" w:type="dxa"/>
            <w:hideMark/>
          </w:tcPr>
          <w:p w14:paraId="6764141A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-116.72056</w:t>
            </w:r>
          </w:p>
        </w:tc>
      </w:tr>
      <w:tr w:rsidR="00DE78A4" w:rsidRPr="00BD640D" w14:paraId="01FBBD34" w14:textId="77777777" w:rsidTr="00547458">
        <w:trPr>
          <w:trHeight w:val="300"/>
          <w:jc w:val="center"/>
        </w:trPr>
        <w:tc>
          <w:tcPr>
            <w:tcW w:w="1439" w:type="dxa"/>
            <w:noWrap/>
            <w:hideMark/>
          </w:tcPr>
          <w:p w14:paraId="6BE41666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13</w:t>
            </w:r>
          </w:p>
        </w:tc>
        <w:tc>
          <w:tcPr>
            <w:tcW w:w="808" w:type="dxa"/>
            <w:hideMark/>
          </w:tcPr>
          <w:p w14:paraId="283C4AC8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U13</w:t>
            </w:r>
          </w:p>
        </w:tc>
        <w:tc>
          <w:tcPr>
            <w:tcW w:w="1337" w:type="dxa"/>
            <w:hideMark/>
          </w:tcPr>
          <w:p w14:paraId="2C0D9AB9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31.893933</w:t>
            </w:r>
          </w:p>
        </w:tc>
        <w:tc>
          <w:tcPr>
            <w:tcW w:w="1320" w:type="dxa"/>
            <w:hideMark/>
          </w:tcPr>
          <w:p w14:paraId="20F56A4D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-116.70382</w:t>
            </w:r>
          </w:p>
        </w:tc>
      </w:tr>
      <w:tr w:rsidR="00DE78A4" w:rsidRPr="00BD640D" w14:paraId="29A3CBB6" w14:textId="77777777" w:rsidTr="00547458">
        <w:trPr>
          <w:trHeight w:val="300"/>
          <w:jc w:val="center"/>
        </w:trPr>
        <w:tc>
          <w:tcPr>
            <w:tcW w:w="1439" w:type="dxa"/>
            <w:noWrap/>
            <w:hideMark/>
          </w:tcPr>
          <w:p w14:paraId="31963455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14</w:t>
            </w:r>
          </w:p>
        </w:tc>
        <w:tc>
          <w:tcPr>
            <w:tcW w:w="808" w:type="dxa"/>
            <w:hideMark/>
          </w:tcPr>
          <w:p w14:paraId="6A625C72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U14</w:t>
            </w:r>
          </w:p>
        </w:tc>
        <w:tc>
          <w:tcPr>
            <w:tcW w:w="1337" w:type="dxa"/>
            <w:hideMark/>
          </w:tcPr>
          <w:p w14:paraId="5A8181C4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31.883341</w:t>
            </w:r>
          </w:p>
        </w:tc>
        <w:tc>
          <w:tcPr>
            <w:tcW w:w="1320" w:type="dxa"/>
            <w:hideMark/>
          </w:tcPr>
          <w:p w14:paraId="355C1BD0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-116.69877</w:t>
            </w:r>
          </w:p>
        </w:tc>
      </w:tr>
    </w:tbl>
    <w:p w14:paraId="0A90329D" w14:textId="77777777" w:rsidR="00E66716" w:rsidRDefault="00E66716" w:rsidP="00607F6A">
      <w:pPr>
        <w:jc w:val="both"/>
        <w:rPr>
          <w:rFonts w:ascii="Arial" w:hAnsi="Arial" w:cs="Arial"/>
        </w:rPr>
      </w:pPr>
    </w:p>
    <w:p w14:paraId="46B7464A" w14:textId="77777777" w:rsidR="00242B50" w:rsidRDefault="00242B50" w:rsidP="00607F6A">
      <w:pPr>
        <w:jc w:val="both"/>
        <w:rPr>
          <w:rFonts w:ascii="Arial" w:hAnsi="Arial" w:cs="Arial"/>
        </w:rPr>
      </w:pPr>
    </w:p>
    <w:p w14:paraId="0DB2E088" w14:textId="77777777" w:rsidR="00242B50" w:rsidRDefault="00242B50" w:rsidP="00607F6A">
      <w:pPr>
        <w:jc w:val="both"/>
        <w:rPr>
          <w:rFonts w:ascii="Arial" w:hAnsi="Arial" w:cs="Arial"/>
        </w:rPr>
      </w:pPr>
    </w:p>
    <w:p w14:paraId="4FE8C255" w14:textId="77777777" w:rsidR="00242B50" w:rsidRDefault="00242B50" w:rsidP="00607F6A">
      <w:pPr>
        <w:jc w:val="both"/>
        <w:rPr>
          <w:rFonts w:ascii="Arial" w:hAnsi="Arial" w:cs="Arial"/>
        </w:rPr>
      </w:pPr>
    </w:p>
    <w:p w14:paraId="161C0D34" w14:textId="77777777" w:rsidR="00242B50" w:rsidRDefault="00242B50" w:rsidP="00607F6A">
      <w:pPr>
        <w:jc w:val="both"/>
        <w:rPr>
          <w:rFonts w:ascii="Arial" w:hAnsi="Arial" w:cs="Arial"/>
        </w:rPr>
      </w:pPr>
    </w:p>
    <w:p w14:paraId="42C88CD6" w14:textId="77777777" w:rsidR="00242B50" w:rsidRDefault="00242B50" w:rsidP="00607F6A">
      <w:pPr>
        <w:jc w:val="both"/>
        <w:rPr>
          <w:rFonts w:ascii="Arial" w:hAnsi="Arial" w:cs="Arial"/>
        </w:rPr>
      </w:pPr>
    </w:p>
    <w:p w14:paraId="58F25706" w14:textId="77777777" w:rsidR="00E66716" w:rsidRDefault="00E66716" w:rsidP="00607F6A">
      <w:pPr>
        <w:jc w:val="both"/>
        <w:rPr>
          <w:rFonts w:ascii="Arial" w:hAnsi="Arial" w:cs="Arial"/>
        </w:rPr>
      </w:pPr>
    </w:p>
    <w:p w14:paraId="3901E810" w14:textId="77777777" w:rsidR="00E66716" w:rsidRDefault="00E66716" w:rsidP="00607F6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Tabla VI. Estaciones en orden para el Depto. de Embarcaciones</w:t>
      </w:r>
    </w:p>
    <w:tbl>
      <w:tblPr>
        <w:tblStyle w:val="TableGrid"/>
        <w:tblW w:w="4904" w:type="dxa"/>
        <w:jc w:val="center"/>
        <w:tblLook w:val="04A0" w:firstRow="1" w:lastRow="0" w:firstColumn="1" w:lastColumn="0" w:noHBand="0" w:noVBand="1"/>
      </w:tblPr>
      <w:tblGrid>
        <w:gridCol w:w="1439"/>
        <w:gridCol w:w="808"/>
        <w:gridCol w:w="1337"/>
        <w:gridCol w:w="1320"/>
      </w:tblGrid>
      <w:tr w:rsidR="00DE78A4" w:rsidRPr="00BD640D" w14:paraId="40FB42CD" w14:textId="77777777" w:rsidTr="00547458">
        <w:trPr>
          <w:trHeight w:val="300"/>
          <w:jc w:val="center"/>
        </w:trPr>
        <w:tc>
          <w:tcPr>
            <w:tcW w:w="1439" w:type="dxa"/>
            <w:noWrap/>
            <w:hideMark/>
          </w:tcPr>
          <w:p w14:paraId="7A3A42DD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No.</w:t>
            </w:r>
            <w:r w:rsidRPr="00BD640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e</w:t>
            </w:r>
            <w:r w:rsidRPr="00BD640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stación</w:t>
            </w:r>
          </w:p>
        </w:tc>
        <w:tc>
          <w:tcPr>
            <w:tcW w:w="808" w:type="dxa"/>
            <w:noWrap/>
            <w:hideMark/>
          </w:tcPr>
          <w:p w14:paraId="28240D06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Clave</w:t>
            </w:r>
          </w:p>
        </w:tc>
        <w:tc>
          <w:tcPr>
            <w:tcW w:w="1337" w:type="dxa"/>
            <w:noWrap/>
            <w:hideMark/>
          </w:tcPr>
          <w:p w14:paraId="0A147906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Latitud</w:t>
            </w:r>
          </w:p>
        </w:tc>
        <w:tc>
          <w:tcPr>
            <w:tcW w:w="1320" w:type="dxa"/>
            <w:noWrap/>
            <w:hideMark/>
          </w:tcPr>
          <w:p w14:paraId="4E73867D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Longitud</w:t>
            </w:r>
          </w:p>
        </w:tc>
      </w:tr>
      <w:tr w:rsidR="00DE78A4" w:rsidRPr="00BD640D" w14:paraId="51E91E1D" w14:textId="77777777" w:rsidTr="00547458">
        <w:trPr>
          <w:trHeight w:val="300"/>
          <w:jc w:val="center"/>
        </w:trPr>
        <w:tc>
          <w:tcPr>
            <w:tcW w:w="1439" w:type="dxa"/>
            <w:noWrap/>
            <w:hideMark/>
          </w:tcPr>
          <w:p w14:paraId="023E80B4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08" w:type="dxa"/>
            <w:hideMark/>
          </w:tcPr>
          <w:p w14:paraId="32DC1EC8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U10</w:t>
            </w:r>
          </w:p>
        </w:tc>
        <w:tc>
          <w:tcPr>
            <w:tcW w:w="1337" w:type="dxa"/>
            <w:hideMark/>
          </w:tcPr>
          <w:p w14:paraId="4195AAA3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31.839136</w:t>
            </w:r>
          </w:p>
        </w:tc>
        <w:tc>
          <w:tcPr>
            <w:tcW w:w="1320" w:type="dxa"/>
            <w:hideMark/>
          </w:tcPr>
          <w:p w14:paraId="25C000BD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-116.78285</w:t>
            </w:r>
          </w:p>
        </w:tc>
      </w:tr>
      <w:tr w:rsidR="00DE78A4" w:rsidRPr="00BD640D" w14:paraId="4F7C635C" w14:textId="77777777" w:rsidTr="00547458">
        <w:trPr>
          <w:trHeight w:val="300"/>
          <w:jc w:val="center"/>
        </w:trPr>
        <w:tc>
          <w:tcPr>
            <w:tcW w:w="1439" w:type="dxa"/>
            <w:noWrap/>
            <w:hideMark/>
          </w:tcPr>
          <w:p w14:paraId="77351500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08" w:type="dxa"/>
            <w:hideMark/>
          </w:tcPr>
          <w:p w14:paraId="4A73925E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U09</w:t>
            </w:r>
          </w:p>
        </w:tc>
        <w:tc>
          <w:tcPr>
            <w:tcW w:w="1337" w:type="dxa"/>
            <w:hideMark/>
          </w:tcPr>
          <w:p w14:paraId="4EC2F33E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31.829878</w:t>
            </w:r>
          </w:p>
        </w:tc>
        <w:tc>
          <w:tcPr>
            <w:tcW w:w="1320" w:type="dxa"/>
            <w:hideMark/>
          </w:tcPr>
          <w:p w14:paraId="27FA7C39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-116.7429</w:t>
            </w:r>
          </w:p>
        </w:tc>
      </w:tr>
      <w:tr w:rsidR="00DE78A4" w:rsidRPr="00BD640D" w14:paraId="095777FA" w14:textId="77777777" w:rsidTr="00547458">
        <w:trPr>
          <w:trHeight w:val="300"/>
          <w:jc w:val="center"/>
        </w:trPr>
        <w:tc>
          <w:tcPr>
            <w:tcW w:w="1439" w:type="dxa"/>
            <w:noWrap/>
            <w:hideMark/>
          </w:tcPr>
          <w:p w14:paraId="71FC934A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08" w:type="dxa"/>
            <w:hideMark/>
          </w:tcPr>
          <w:p w14:paraId="01AB7A0B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U08</w:t>
            </w:r>
          </w:p>
        </w:tc>
        <w:tc>
          <w:tcPr>
            <w:tcW w:w="1337" w:type="dxa"/>
            <w:hideMark/>
          </w:tcPr>
          <w:p w14:paraId="2A75AAB9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31.841966</w:t>
            </w:r>
          </w:p>
        </w:tc>
        <w:tc>
          <w:tcPr>
            <w:tcW w:w="1320" w:type="dxa"/>
            <w:hideMark/>
          </w:tcPr>
          <w:p w14:paraId="7F2353EC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-116.73321</w:t>
            </w:r>
          </w:p>
        </w:tc>
      </w:tr>
      <w:tr w:rsidR="00DE78A4" w:rsidRPr="00BD640D" w14:paraId="10D592E7" w14:textId="77777777" w:rsidTr="00547458">
        <w:trPr>
          <w:trHeight w:val="300"/>
          <w:jc w:val="center"/>
        </w:trPr>
        <w:tc>
          <w:tcPr>
            <w:tcW w:w="1439" w:type="dxa"/>
            <w:noWrap/>
            <w:hideMark/>
          </w:tcPr>
          <w:p w14:paraId="7BA27361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08" w:type="dxa"/>
            <w:hideMark/>
          </w:tcPr>
          <w:p w14:paraId="22314DF8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U11</w:t>
            </w:r>
          </w:p>
        </w:tc>
        <w:tc>
          <w:tcPr>
            <w:tcW w:w="1337" w:type="dxa"/>
            <w:hideMark/>
          </w:tcPr>
          <w:p w14:paraId="5888F524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31.89045</w:t>
            </w:r>
          </w:p>
        </w:tc>
        <w:tc>
          <w:tcPr>
            <w:tcW w:w="1320" w:type="dxa"/>
            <w:hideMark/>
          </w:tcPr>
          <w:p w14:paraId="19313BF3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-116.7507</w:t>
            </w:r>
          </w:p>
        </w:tc>
      </w:tr>
      <w:tr w:rsidR="00DE78A4" w:rsidRPr="00BD640D" w14:paraId="11A2D7E7" w14:textId="77777777" w:rsidTr="00547458">
        <w:trPr>
          <w:trHeight w:val="300"/>
          <w:jc w:val="center"/>
        </w:trPr>
        <w:tc>
          <w:tcPr>
            <w:tcW w:w="1439" w:type="dxa"/>
            <w:noWrap/>
            <w:hideMark/>
          </w:tcPr>
          <w:p w14:paraId="6C714F2E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08" w:type="dxa"/>
            <w:hideMark/>
          </w:tcPr>
          <w:p w14:paraId="51F77871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U12</w:t>
            </w:r>
          </w:p>
        </w:tc>
        <w:tc>
          <w:tcPr>
            <w:tcW w:w="1337" w:type="dxa"/>
            <w:hideMark/>
          </w:tcPr>
          <w:p w14:paraId="1DD47413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31.895483</w:t>
            </w:r>
          </w:p>
        </w:tc>
        <w:tc>
          <w:tcPr>
            <w:tcW w:w="1320" w:type="dxa"/>
            <w:hideMark/>
          </w:tcPr>
          <w:p w14:paraId="7A75BB64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-116.72056</w:t>
            </w:r>
          </w:p>
        </w:tc>
      </w:tr>
      <w:tr w:rsidR="00DE78A4" w:rsidRPr="00BD640D" w14:paraId="62931FA9" w14:textId="77777777" w:rsidTr="00547458">
        <w:trPr>
          <w:trHeight w:val="300"/>
          <w:jc w:val="center"/>
        </w:trPr>
        <w:tc>
          <w:tcPr>
            <w:tcW w:w="1439" w:type="dxa"/>
            <w:noWrap/>
            <w:hideMark/>
          </w:tcPr>
          <w:p w14:paraId="2F41740A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08" w:type="dxa"/>
            <w:hideMark/>
          </w:tcPr>
          <w:p w14:paraId="7D0D632B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U07</w:t>
            </w:r>
          </w:p>
        </w:tc>
        <w:tc>
          <w:tcPr>
            <w:tcW w:w="1337" w:type="dxa"/>
            <w:hideMark/>
          </w:tcPr>
          <w:p w14:paraId="05A26A07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31.87579</w:t>
            </w:r>
          </w:p>
        </w:tc>
        <w:tc>
          <w:tcPr>
            <w:tcW w:w="1320" w:type="dxa"/>
            <w:hideMark/>
          </w:tcPr>
          <w:p w14:paraId="42CA3654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-116.70815</w:t>
            </w:r>
          </w:p>
        </w:tc>
      </w:tr>
      <w:tr w:rsidR="00DE78A4" w:rsidRPr="00BD640D" w14:paraId="4F2B72A3" w14:textId="77777777" w:rsidTr="00547458">
        <w:trPr>
          <w:trHeight w:val="379"/>
          <w:jc w:val="center"/>
        </w:trPr>
        <w:tc>
          <w:tcPr>
            <w:tcW w:w="1439" w:type="dxa"/>
            <w:noWrap/>
            <w:hideMark/>
          </w:tcPr>
          <w:p w14:paraId="41328CDB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08" w:type="dxa"/>
            <w:hideMark/>
          </w:tcPr>
          <w:p w14:paraId="4B528E11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U06</w:t>
            </w:r>
          </w:p>
        </w:tc>
        <w:tc>
          <w:tcPr>
            <w:tcW w:w="1337" w:type="dxa"/>
            <w:hideMark/>
          </w:tcPr>
          <w:p w14:paraId="3920FA38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31.86655</w:t>
            </w:r>
          </w:p>
        </w:tc>
        <w:tc>
          <w:tcPr>
            <w:tcW w:w="1320" w:type="dxa"/>
            <w:hideMark/>
          </w:tcPr>
          <w:p w14:paraId="412BFA3B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-116.6829</w:t>
            </w:r>
          </w:p>
        </w:tc>
      </w:tr>
      <w:tr w:rsidR="00DE78A4" w:rsidRPr="00BD640D" w14:paraId="53F1DFA7" w14:textId="77777777" w:rsidTr="00547458">
        <w:trPr>
          <w:trHeight w:val="300"/>
          <w:jc w:val="center"/>
        </w:trPr>
        <w:tc>
          <w:tcPr>
            <w:tcW w:w="1439" w:type="dxa"/>
            <w:noWrap/>
          </w:tcPr>
          <w:p w14:paraId="50D9C2D0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808" w:type="dxa"/>
          </w:tcPr>
          <w:p w14:paraId="4D13791B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U05</w:t>
            </w:r>
          </w:p>
        </w:tc>
        <w:tc>
          <w:tcPr>
            <w:tcW w:w="1337" w:type="dxa"/>
          </w:tcPr>
          <w:p w14:paraId="7F19EEF3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31.823424</w:t>
            </w:r>
          </w:p>
        </w:tc>
        <w:tc>
          <w:tcPr>
            <w:tcW w:w="1320" w:type="dxa"/>
          </w:tcPr>
          <w:p w14:paraId="20F0E0EE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-116.69384</w:t>
            </w:r>
          </w:p>
        </w:tc>
      </w:tr>
      <w:tr w:rsidR="00DE78A4" w:rsidRPr="00BD640D" w14:paraId="6A41543F" w14:textId="77777777" w:rsidTr="00547458">
        <w:trPr>
          <w:trHeight w:val="300"/>
          <w:jc w:val="center"/>
        </w:trPr>
        <w:tc>
          <w:tcPr>
            <w:tcW w:w="1439" w:type="dxa"/>
            <w:noWrap/>
          </w:tcPr>
          <w:p w14:paraId="011DF7AB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808" w:type="dxa"/>
          </w:tcPr>
          <w:p w14:paraId="75B3011B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U04</w:t>
            </w:r>
          </w:p>
        </w:tc>
        <w:tc>
          <w:tcPr>
            <w:tcW w:w="1337" w:type="dxa"/>
          </w:tcPr>
          <w:p w14:paraId="6F3E6C88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31.781774</w:t>
            </w:r>
          </w:p>
        </w:tc>
        <w:tc>
          <w:tcPr>
            <w:tcW w:w="1320" w:type="dxa"/>
          </w:tcPr>
          <w:p w14:paraId="48D68F39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-116.7021</w:t>
            </w:r>
          </w:p>
        </w:tc>
      </w:tr>
      <w:tr w:rsidR="00DE78A4" w:rsidRPr="00BD640D" w14:paraId="53B951BB" w14:textId="77777777" w:rsidTr="00547458">
        <w:trPr>
          <w:trHeight w:val="300"/>
          <w:jc w:val="center"/>
        </w:trPr>
        <w:tc>
          <w:tcPr>
            <w:tcW w:w="1439" w:type="dxa"/>
            <w:noWrap/>
          </w:tcPr>
          <w:p w14:paraId="6749ED38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808" w:type="dxa"/>
          </w:tcPr>
          <w:p w14:paraId="1A1E729C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U03</w:t>
            </w:r>
          </w:p>
        </w:tc>
        <w:tc>
          <w:tcPr>
            <w:tcW w:w="1337" w:type="dxa"/>
          </w:tcPr>
          <w:p w14:paraId="1D1F886A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31.745145</w:t>
            </w:r>
          </w:p>
        </w:tc>
        <w:tc>
          <w:tcPr>
            <w:tcW w:w="1320" w:type="dxa"/>
          </w:tcPr>
          <w:p w14:paraId="5DC117C2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-116.6661</w:t>
            </w:r>
          </w:p>
        </w:tc>
      </w:tr>
      <w:tr w:rsidR="00DE78A4" w:rsidRPr="00BD640D" w14:paraId="49D6CAFD" w14:textId="77777777" w:rsidTr="00547458">
        <w:trPr>
          <w:trHeight w:val="300"/>
          <w:jc w:val="center"/>
        </w:trPr>
        <w:tc>
          <w:tcPr>
            <w:tcW w:w="1439" w:type="dxa"/>
            <w:noWrap/>
          </w:tcPr>
          <w:p w14:paraId="07814E20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808" w:type="dxa"/>
          </w:tcPr>
          <w:p w14:paraId="069ED747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U02</w:t>
            </w:r>
          </w:p>
        </w:tc>
        <w:tc>
          <w:tcPr>
            <w:tcW w:w="1337" w:type="dxa"/>
          </w:tcPr>
          <w:p w14:paraId="16B5745F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31.79869</w:t>
            </w:r>
          </w:p>
        </w:tc>
        <w:tc>
          <w:tcPr>
            <w:tcW w:w="1320" w:type="dxa"/>
          </w:tcPr>
          <w:p w14:paraId="4A3E0F1E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-116.64202</w:t>
            </w:r>
          </w:p>
        </w:tc>
      </w:tr>
      <w:tr w:rsidR="00DE78A4" w:rsidRPr="00BD640D" w14:paraId="1A4CC1EA" w14:textId="77777777" w:rsidTr="00547458">
        <w:trPr>
          <w:trHeight w:val="300"/>
          <w:jc w:val="center"/>
        </w:trPr>
        <w:tc>
          <w:tcPr>
            <w:tcW w:w="1439" w:type="dxa"/>
            <w:noWrap/>
          </w:tcPr>
          <w:p w14:paraId="503624A0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08" w:type="dxa"/>
          </w:tcPr>
          <w:p w14:paraId="4827EA5D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U01</w:t>
            </w:r>
          </w:p>
        </w:tc>
        <w:tc>
          <w:tcPr>
            <w:tcW w:w="1337" w:type="dxa"/>
          </w:tcPr>
          <w:p w14:paraId="3E56BC44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31.827797</w:t>
            </w:r>
          </w:p>
        </w:tc>
        <w:tc>
          <w:tcPr>
            <w:tcW w:w="1320" w:type="dxa"/>
          </w:tcPr>
          <w:p w14:paraId="20814550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-116.62712</w:t>
            </w:r>
          </w:p>
        </w:tc>
      </w:tr>
      <w:tr w:rsidR="00DE78A4" w:rsidRPr="00BD640D" w14:paraId="1457C84C" w14:textId="77777777" w:rsidTr="00547458">
        <w:trPr>
          <w:trHeight w:val="300"/>
          <w:jc w:val="center"/>
        </w:trPr>
        <w:tc>
          <w:tcPr>
            <w:tcW w:w="1439" w:type="dxa"/>
            <w:noWrap/>
          </w:tcPr>
          <w:p w14:paraId="0DB7FC29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13</w:t>
            </w:r>
          </w:p>
        </w:tc>
        <w:tc>
          <w:tcPr>
            <w:tcW w:w="808" w:type="dxa"/>
          </w:tcPr>
          <w:p w14:paraId="665175AD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U14</w:t>
            </w:r>
          </w:p>
        </w:tc>
        <w:tc>
          <w:tcPr>
            <w:tcW w:w="1337" w:type="dxa"/>
          </w:tcPr>
          <w:p w14:paraId="5E1C644F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31.883341</w:t>
            </w:r>
          </w:p>
        </w:tc>
        <w:tc>
          <w:tcPr>
            <w:tcW w:w="1320" w:type="dxa"/>
          </w:tcPr>
          <w:p w14:paraId="02410B36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-116.69877</w:t>
            </w:r>
          </w:p>
        </w:tc>
      </w:tr>
      <w:tr w:rsidR="00DE78A4" w:rsidRPr="00BD640D" w14:paraId="4A4995B8" w14:textId="77777777" w:rsidTr="00547458">
        <w:trPr>
          <w:trHeight w:val="300"/>
          <w:jc w:val="center"/>
        </w:trPr>
        <w:tc>
          <w:tcPr>
            <w:tcW w:w="1439" w:type="dxa"/>
            <w:noWrap/>
          </w:tcPr>
          <w:p w14:paraId="06ABCF80" w14:textId="77777777" w:rsidR="00DE78A4" w:rsidRPr="00BD640D" w:rsidRDefault="00DE78A4" w:rsidP="00607F6A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MX"/>
                <w14:ligatures w14:val="none"/>
              </w:rPr>
              <w:t>14</w:t>
            </w:r>
          </w:p>
        </w:tc>
        <w:tc>
          <w:tcPr>
            <w:tcW w:w="808" w:type="dxa"/>
          </w:tcPr>
          <w:p w14:paraId="08441B59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s-MX"/>
                <w14:ligatures w14:val="none"/>
              </w:rPr>
              <w:t>U13</w:t>
            </w:r>
          </w:p>
        </w:tc>
        <w:tc>
          <w:tcPr>
            <w:tcW w:w="1337" w:type="dxa"/>
          </w:tcPr>
          <w:p w14:paraId="37D9E180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31.893933</w:t>
            </w:r>
          </w:p>
        </w:tc>
        <w:tc>
          <w:tcPr>
            <w:tcW w:w="1320" w:type="dxa"/>
          </w:tcPr>
          <w:p w14:paraId="3CACBFDF" w14:textId="77777777" w:rsidR="00DE78A4" w:rsidRPr="00BD640D" w:rsidRDefault="00DE78A4" w:rsidP="00607F6A">
            <w:pPr>
              <w:jc w:val="both"/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</w:pPr>
            <w:r w:rsidRPr="00BD640D">
              <w:rPr>
                <w:rFonts w:ascii="Aptos" w:eastAsia="Times New Roman" w:hAnsi="Aptos" w:cs="Calibri"/>
                <w:color w:val="000000"/>
                <w:kern w:val="0"/>
                <w:lang w:eastAsia="es-MX"/>
                <w14:ligatures w14:val="none"/>
              </w:rPr>
              <w:t>-116.70382</w:t>
            </w:r>
          </w:p>
        </w:tc>
      </w:tr>
    </w:tbl>
    <w:p w14:paraId="531225A0" w14:textId="77777777" w:rsidR="00DE78A4" w:rsidRDefault="00DE78A4" w:rsidP="00607F6A">
      <w:pPr>
        <w:jc w:val="both"/>
        <w:rPr>
          <w:rFonts w:ascii="Arial" w:hAnsi="Arial" w:cs="Arial"/>
        </w:rPr>
      </w:pPr>
    </w:p>
    <w:p w14:paraId="19308C00" w14:textId="77777777" w:rsidR="00E66716" w:rsidRDefault="00E66716" w:rsidP="00607F6A">
      <w:pPr>
        <w:jc w:val="both"/>
        <w:rPr>
          <w:rFonts w:ascii="Arial" w:hAnsi="Arial" w:cs="Arial"/>
        </w:rPr>
      </w:pPr>
    </w:p>
    <w:p w14:paraId="0635EC5A" w14:textId="77777777" w:rsidR="00E66716" w:rsidRDefault="00E66716" w:rsidP="00607F6A">
      <w:pPr>
        <w:jc w:val="both"/>
        <w:rPr>
          <w:rFonts w:ascii="Arial" w:hAnsi="Arial" w:cs="Arial"/>
        </w:rPr>
      </w:pPr>
    </w:p>
    <w:p w14:paraId="5DB8E7C0" w14:textId="77777777" w:rsidR="00E66716" w:rsidRDefault="00E66716" w:rsidP="00607F6A">
      <w:pPr>
        <w:jc w:val="both"/>
        <w:rPr>
          <w:rFonts w:ascii="Arial" w:hAnsi="Arial" w:cs="Arial"/>
        </w:rPr>
      </w:pPr>
    </w:p>
    <w:p w14:paraId="199F8D4A" w14:textId="77777777" w:rsidR="00E66716" w:rsidRDefault="00E66716" w:rsidP="00607F6A">
      <w:pPr>
        <w:jc w:val="both"/>
      </w:pPr>
    </w:p>
    <w:p w14:paraId="6757140E" w14:textId="03BDB078" w:rsidR="00C657F2" w:rsidRPr="00555C9C" w:rsidRDefault="00C657F2" w:rsidP="00607F6A">
      <w:pPr>
        <w:jc w:val="both"/>
      </w:pPr>
    </w:p>
    <w:sectPr w:rsidR="00C657F2" w:rsidRPr="00555C9C" w:rsidSect="00E66716">
      <w:pgSz w:w="12240" w:h="15840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43E9B"/>
    <w:multiLevelType w:val="hybridMultilevel"/>
    <w:tmpl w:val="5E961A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45638"/>
    <w:multiLevelType w:val="hybridMultilevel"/>
    <w:tmpl w:val="EDC6649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62920"/>
    <w:multiLevelType w:val="hybridMultilevel"/>
    <w:tmpl w:val="E2AC8B4E"/>
    <w:lvl w:ilvl="0" w:tplc="44723072">
      <w:start w:val="1"/>
      <w:numFmt w:val="bullet"/>
      <w:lvlText w:val=""/>
      <w:lvlJc w:val="left"/>
      <w:pPr>
        <w:tabs>
          <w:tab w:val="num" w:pos="720"/>
        </w:tabs>
        <w:ind w:left="530" w:hanging="17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A53649F"/>
    <w:multiLevelType w:val="hybridMultilevel"/>
    <w:tmpl w:val="CA48AD2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240B01"/>
    <w:multiLevelType w:val="hybridMultilevel"/>
    <w:tmpl w:val="A460A44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4F06D5"/>
    <w:multiLevelType w:val="hybridMultilevel"/>
    <w:tmpl w:val="722EC00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52153"/>
    <w:multiLevelType w:val="hybridMultilevel"/>
    <w:tmpl w:val="5E961AE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2058A3"/>
    <w:multiLevelType w:val="hybridMultilevel"/>
    <w:tmpl w:val="6C02E1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4E03CE"/>
    <w:multiLevelType w:val="hybridMultilevel"/>
    <w:tmpl w:val="9636024C"/>
    <w:lvl w:ilvl="0" w:tplc="60BEE3F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599518">
    <w:abstractNumId w:val="2"/>
  </w:num>
  <w:num w:numId="2" w16cid:durableId="1939479794">
    <w:abstractNumId w:val="0"/>
  </w:num>
  <w:num w:numId="3" w16cid:durableId="721371658">
    <w:abstractNumId w:val="5"/>
  </w:num>
  <w:num w:numId="4" w16cid:durableId="1129007628">
    <w:abstractNumId w:val="7"/>
  </w:num>
  <w:num w:numId="5" w16cid:durableId="833570602">
    <w:abstractNumId w:val="6"/>
  </w:num>
  <w:num w:numId="6" w16cid:durableId="320697973">
    <w:abstractNumId w:val="4"/>
  </w:num>
  <w:num w:numId="7" w16cid:durableId="993148632">
    <w:abstractNumId w:val="1"/>
  </w:num>
  <w:num w:numId="8" w16cid:durableId="1425345990">
    <w:abstractNumId w:val="3"/>
  </w:num>
  <w:num w:numId="9" w16cid:durableId="569077132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elipe de Jesús García Romero">
    <w15:presenceInfo w15:providerId="AD" w15:userId="S::fgarcia@cicese.mx::7b75ae90-d321-4ac9-ad8e-cdf9c2364ba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YzMDA1NDUxNzEzNjVR0lEKTi0uzszPAykwrAUAYZfZDSwAAAA="/>
  </w:docVars>
  <w:rsids>
    <w:rsidRoot w:val="00232E17"/>
    <w:rsid w:val="00090A0E"/>
    <w:rsid w:val="000A189E"/>
    <w:rsid w:val="000A1FB7"/>
    <w:rsid w:val="000A7DF6"/>
    <w:rsid w:val="000D3534"/>
    <w:rsid w:val="000D7B58"/>
    <w:rsid w:val="000E5EA3"/>
    <w:rsid w:val="000F621A"/>
    <w:rsid w:val="00103689"/>
    <w:rsid w:val="0015233A"/>
    <w:rsid w:val="001811A5"/>
    <w:rsid w:val="001E5E19"/>
    <w:rsid w:val="00200C41"/>
    <w:rsid w:val="002168A1"/>
    <w:rsid w:val="00232E17"/>
    <w:rsid w:val="00237BFC"/>
    <w:rsid w:val="00242963"/>
    <w:rsid w:val="00242B50"/>
    <w:rsid w:val="00253CAF"/>
    <w:rsid w:val="00274F49"/>
    <w:rsid w:val="00291EAF"/>
    <w:rsid w:val="002A6F27"/>
    <w:rsid w:val="002D5034"/>
    <w:rsid w:val="002E1BAD"/>
    <w:rsid w:val="002F2329"/>
    <w:rsid w:val="0033178A"/>
    <w:rsid w:val="00331C5B"/>
    <w:rsid w:val="003403F8"/>
    <w:rsid w:val="0039250B"/>
    <w:rsid w:val="003A0933"/>
    <w:rsid w:val="003A5B0E"/>
    <w:rsid w:val="003A7AE0"/>
    <w:rsid w:val="003B2CC1"/>
    <w:rsid w:val="003D5CED"/>
    <w:rsid w:val="003E28AE"/>
    <w:rsid w:val="003E6584"/>
    <w:rsid w:val="00415EF0"/>
    <w:rsid w:val="00436425"/>
    <w:rsid w:val="0044342A"/>
    <w:rsid w:val="00483BC1"/>
    <w:rsid w:val="004937A1"/>
    <w:rsid w:val="004E5CCF"/>
    <w:rsid w:val="004F20E4"/>
    <w:rsid w:val="00500D9C"/>
    <w:rsid w:val="00515DD1"/>
    <w:rsid w:val="00515F6D"/>
    <w:rsid w:val="00521F9F"/>
    <w:rsid w:val="00555C9C"/>
    <w:rsid w:val="00581E8E"/>
    <w:rsid w:val="00587532"/>
    <w:rsid w:val="0059237A"/>
    <w:rsid w:val="005B5DE6"/>
    <w:rsid w:val="005D7729"/>
    <w:rsid w:val="005E3DFD"/>
    <w:rsid w:val="005F1976"/>
    <w:rsid w:val="005F2A92"/>
    <w:rsid w:val="006004FA"/>
    <w:rsid w:val="006058A5"/>
    <w:rsid w:val="00607F6A"/>
    <w:rsid w:val="006104A0"/>
    <w:rsid w:val="00614A6F"/>
    <w:rsid w:val="00623E5F"/>
    <w:rsid w:val="0065480D"/>
    <w:rsid w:val="00673850"/>
    <w:rsid w:val="00676001"/>
    <w:rsid w:val="0067660F"/>
    <w:rsid w:val="006E176C"/>
    <w:rsid w:val="006F02EA"/>
    <w:rsid w:val="006F4668"/>
    <w:rsid w:val="0070342D"/>
    <w:rsid w:val="0073186C"/>
    <w:rsid w:val="00752A88"/>
    <w:rsid w:val="007A638F"/>
    <w:rsid w:val="007D51CE"/>
    <w:rsid w:val="008057FA"/>
    <w:rsid w:val="00815FDE"/>
    <w:rsid w:val="00835C4D"/>
    <w:rsid w:val="00843E74"/>
    <w:rsid w:val="00860AEF"/>
    <w:rsid w:val="00860AF0"/>
    <w:rsid w:val="008624AC"/>
    <w:rsid w:val="00870B54"/>
    <w:rsid w:val="008D3F49"/>
    <w:rsid w:val="00903410"/>
    <w:rsid w:val="00927D6A"/>
    <w:rsid w:val="009A61EF"/>
    <w:rsid w:val="009A678D"/>
    <w:rsid w:val="009C3809"/>
    <w:rsid w:val="009D74A3"/>
    <w:rsid w:val="009F4950"/>
    <w:rsid w:val="00A22C5C"/>
    <w:rsid w:val="00AC2F64"/>
    <w:rsid w:val="00AC4318"/>
    <w:rsid w:val="00AD67E8"/>
    <w:rsid w:val="00AE09D3"/>
    <w:rsid w:val="00B1165A"/>
    <w:rsid w:val="00B1744E"/>
    <w:rsid w:val="00B24015"/>
    <w:rsid w:val="00B51063"/>
    <w:rsid w:val="00B527C9"/>
    <w:rsid w:val="00B533E8"/>
    <w:rsid w:val="00B5346A"/>
    <w:rsid w:val="00BB10E2"/>
    <w:rsid w:val="00BD2DC4"/>
    <w:rsid w:val="00BD640D"/>
    <w:rsid w:val="00BE1E25"/>
    <w:rsid w:val="00C04721"/>
    <w:rsid w:val="00C57DFF"/>
    <w:rsid w:val="00C657F2"/>
    <w:rsid w:val="00C67527"/>
    <w:rsid w:val="00C80498"/>
    <w:rsid w:val="00CB1E6E"/>
    <w:rsid w:val="00CB2CBA"/>
    <w:rsid w:val="00D07EBB"/>
    <w:rsid w:val="00D16176"/>
    <w:rsid w:val="00D258D9"/>
    <w:rsid w:val="00D35D8F"/>
    <w:rsid w:val="00D50696"/>
    <w:rsid w:val="00DA266C"/>
    <w:rsid w:val="00DA6B56"/>
    <w:rsid w:val="00DE78A4"/>
    <w:rsid w:val="00E04F5A"/>
    <w:rsid w:val="00E66716"/>
    <w:rsid w:val="00E70675"/>
    <w:rsid w:val="00E85C85"/>
    <w:rsid w:val="00E937CD"/>
    <w:rsid w:val="00F24843"/>
    <w:rsid w:val="00F30BD9"/>
    <w:rsid w:val="00F761BF"/>
    <w:rsid w:val="00F80790"/>
    <w:rsid w:val="00F82CCF"/>
    <w:rsid w:val="00FA0F27"/>
    <w:rsid w:val="00FA427D"/>
    <w:rsid w:val="00FA5528"/>
    <w:rsid w:val="00FE3F38"/>
    <w:rsid w:val="00FE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40779"/>
  <w15:chartTrackingRefBased/>
  <w15:docId w15:val="{E8755675-71A8-49FF-94BF-18AEAD076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716"/>
  </w:style>
  <w:style w:type="paragraph" w:styleId="Heading1">
    <w:name w:val="heading 1"/>
    <w:basedOn w:val="Normal"/>
    <w:next w:val="Normal"/>
    <w:link w:val="Heading1Char"/>
    <w:uiPriority w:val="9"/>
    <w:qFormat/>
    <w:rsid w:val="00232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E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232E17"/>
    <w:rPr>
      <w:color w:val="0000FF"/>
      <w:u w:val="single"/>
    </w:rPr>
  </w:style>
  <w:style w:type="paragraph" w:styleId="BlockText">
    <w:name w:val="Block Text"/>
    <w:basedOn w:val="Normal"/>
    <w:rsid w:val="00232E17"/>
    <w:pPr>
      <w:spacing w:after="120" w:line="240" w:lineRule="auto"/>
      <w:ind w:left="1440" w:right="1440"/>
    </w:pPr>
    <w:rPr>
      <w:rFonts w:ascii="Times New Roman" w:eastAsia="Times New Roman" w:hAnsi="Times New Roman" w:cs="Times New Roman"/>
      <w:kern w:val="0"/>
      <w:sz w:val="20"/>
      <w:szCs w:val="20"/>
      <w:lang w:val="es-ES"/>
      <w14:ligatures w14:val="none"/>
    </w:rPr>
  </w:style>
  <w:style w:type="paragraph" w:styleId="HTMLPreformatted">
    <w:name w:val="HTML Preformatted"/>
    <w:basedOn w:val="Normal"/>
    <w:link w:val="HTMLPreformattedChar"/>
    <w:rsid w:val="00232E17"/>
    <w:pPr>
      <w:spacing w:after="0" w:line="240" w:lineRule="auto"/>
    </w:pPr>
    <w:rPr>
      <w:rFonts w:ascii="Courier New" w:eastAsia="Times New Roman" w:hAnsi="Courier New" w:cs="Tahoma"/>
      <w:kern w:val="0"/>
      <w:sz w:val="20"/>
      <w:szCs w:val="20"/>
      <w:lang w:val="es-E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rsid w:val="00232E17"/>
    <w:rPr>
      <w:rFonts w:ascii="Courier New" w:eastAsia="Times New Roman" w:hAnsi="Courier New" w:cs="Tahoma"/>
      <w:kern w:val="0"/>
      <w:sz w:val="20"/>
      <w:szCs w:val="20"/>
      <w:lang w:val="es-ES"/>
      <w14:ligatures w14:val="none"/>
    </w:rPr>
  </w:style>
  <w:style w:type="table" w:styleId="TableGrid">
    <w:name w:val="Table Grid"/>
    <w:basedOn w:val="TableNormal"/>
    <w:uiPriority w:val="39"/>
    <w:rsid w:val="00FA42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937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mailto:rrafael@cicese.m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942</Words>
  <Characters>5370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Ángel Matus Hernández</dc:creator>
  <cp:keywords/>
  <dc:description/>
  <cp:lastModifiedBy>Juan Carlos Leñero Vázquez</cp:lastModifiedBy>
  <cp:revision>2</cp:revision>
  <dcterms:created xsi:type="dcterms:W3CDTF">2026-05-27T20:02:00Z</dcterms:created>
  <dcterms:modified xsi:type="dcterms:W3CDTF">2026-05-27T20:02:00Z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f810e6ef-d2b8-4fec-ac10-da8a9ef71c25</vt:lpwstr>
  </property>
</Properties>
</file>